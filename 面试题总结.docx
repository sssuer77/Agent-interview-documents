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9199" w14:textId="77777777" w:rsidR="00AA543D" w:rsidRDefault="00AA543D" w:rsidP="00AA543D">
      <w:pPr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577374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2B66C1" w14:textId="7653D4C0" w:rsidR="0088202D" w:rsidRDefault="0088202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55B7FFB" w14:textId="19B07ABD" w:rsidR="00145028" w:rsidRDefault="0088202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7380" w:history="1">
            <w:r w:rsidR="00145028" w:rsidRPr="00F2773E">
              <w:rPr>
                <w:rStyle w:val="af2"/>
                <w:noProof/>
              </w:rPr>
              <w:t>智能体理论</w:t>
            </w:r>
            <w:r w:rsidR="00145028">
              <w:rPr>
                <w:rFonts w:hint="eastAsia"/>
                <w:noProof/>
                <w:webHidden/>
              </w:rPr>
              <w:tab/>
            </w:r>
            <w:r w:rsidR="00145028">
              <w:rPr>
                <w:rFonts w:hint="eastAsia"/>
                <w:noProof/>
                <w:webHidden/>
              </w:rPr>
              <w:fldChar w:fldCharType="begin"/>
            </w:r>
            <w:r w:rsidR="00145028">
              <w:rPr>
                <w:rFonts w:hint="eastAsia"/>
                <w:noProof/>
                <w:webHidden/>
              </w:rPr>
              <w:instrText xml:space="preserve"> </w:instrText>
            </w:r>
            <w:r w:rsidR="00145028">
              <w:rPr>
                <w:noProof/>
                <w:webHidden/>
              </w:rPr>
              <w:instrText>PAGEREF _Toc237957380 \h</w:instrText>
            </w:r>
            <w:r w:rsidR="00145028">
              <w:rPr>
                <w:rFonts w:hint="eastAsia"/>
                <w:noProof/>
                <w:webHidden/>
              </w:rPr>
              <w:instrText xml:space="preserve"> </w:instrText>
            </w:r>
            <w:r w:rsidR="00145028">
              <w:rPr>
                <w:rFonts w:hint="eastAsia"/>
                <w:noProof/>
                <w:webHidden/>
              </w:rPr>
            </w:r>
            <w:r w:rsidR="00145028">
              <w:rPr>
                <w:rFonts w:hint="eastAsia"/>
                <w:noProof/>
                <w:webHidden/>
              </w:rPr>
              <w:fldChar w:fldCharType="separate"/>
            </w:r>
            <w:r w:rsidR="00145028">
              <w:rPr>
                <w:rFonts w:hint="eastAsia"/>
                <w:noProof/>
                <w:webHidden/>
              </w:rPr>
              <w:t>5</w:t>
            </w:r>
            <w:r w:rsidR="0014502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997EE" w14:textId="0FF9F4C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1" w:history="1">
            <w:r w:rsidRPr="00F2773E">
              <w:rPr>
                <w:rStyle w:val="af2"/>
                <w:noProof/>
              </w:rPr>
              <w:t>1.什么是agent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62D79" w14:textId="7BB94D2F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2" w:history="1">
            <w:r w:rsidRPr="00F2773E">
              <w:rPr>
                <w:rStyle w:val="af2"/>
                <w:noProof/>
              </w:rPr>
              <w:t>2. 与「普通 LLM 单次调⽤」的区别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B54A6" w14:textId="5060A02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3" w:history="1">
            <w:r w:rsidRPr="00F2773E">
              <w:rPr>
                <w:rStyle w:val="af2"/>
                <w:noProof/>
              </w:rPr>
              <w:t>3. ⾃主决策能⼒体现在哪⾥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B280B" w14:textId="0CC51FEC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4" w:history="1">
            <w:r w:rsidRPr="00F2773E">
              <w:rPr>
                <w:rStyle w:val="af2"/>
                <w:noProof/>
              </w:rPr>
              <w:t>4. 核⼼循环（典型 ReAct / Tool-use 范式）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BE944" w14:textId="4FD2F51B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5" w:history="1">
            <w:r w:rsidRPr="00F2773E">
              <w:rPr>
                <w:rStyle w:val="af2"/>
                <w:noProof/>
              </w:rPr>
              <w:t>5.Agent 的「⾃主」是不是不受控？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0AEAF" w14:textId="2837B20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6" w:history="1">
            <w:r w:rsidRPr="00F2773E">
              <w:rPr>
                <w:rStyle w:val="af2"/>
                <w:noProof/>
              </w:rPr>
              <w:t>6. AutoGPT 那种有什么区别？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A2A9F" w14:textId="0C6BBBC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7" w:history="1">
            <w:r w:rsidRPr="00F2773E">
              <w:rPr>
                <w:rStyle w:val="af2"/>
                <w:noProof/>
              </w:rPr>
              <w:t>7. Agent 和 Prompt Chain 有什么本质区别？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1CE54" w14:textId="16EB87A8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8" w:history="1">
            <w:r w:rsidRPr="00F2773E">
              <w:rPr>
                <w:rStyle w:val="af2"/>
                <w:noProof/>
              </w:rPr>
              <w:t>8.ChatBot 加上插件是不是就变成 Agent 了？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5720A" w14:textId="337557FC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89" w:history="1">
            <w:r w:rsidRPr="00F2773E">
              <w:rPr>
                <w:rStyle w:val="af2"/>
                <w:noProof/>
              </w:rPr>
              <w:t>9. RAG + Chat 算不算 Agent？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4B77C" w14:textId="6DF8A45D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0" w:history="1">
            <w:r w:rsidRPr="00F2773E">
              <w:rPr>
                <w:rStyle w:val="af2"/>
                <w:noProof/>
              </w:rPr>
              <w:t>10. 概念解释（各部分做什么）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FFDF53" w14:textId="35DCB406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1" w:history="1">
            <w:r w:rsidRPr="00F2773E">
              <w:rPr>
                <w:rStyle w:val="af2"/>
                <w:noProof/>
              </w:rPr>
              <w:t>11. 原理详解（技术细节）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72D5F" w14:textId="0012ECFE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2" w:history="1">
            <w:r w:rsidRPr="00F2773E">
              <w:rPr>
                <w:rStyle w:val="af2"/>
                <w:noProof/>
              </w:rPr>
              <w:t>12. Agent 的记忆⼀般怎么设计？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047486" w14:textId="21E5ABF1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3" w:history="1">
            <w:r w:rsidRPr="00F2773E">
              <w:rPr>
                <w:rStyle w:val="af2"/>
                <w:noProof/>
              </w:rPr>
              <w:t>13. 规划和执⾏要不要拆开两个模型？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6F872" w14:textId="7E33B943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4" w:history="1">
            <w:r w:rsidRPr="00F2773E">
              <w:rPr>
                <w:rStyle w:val="af2"/>
                <w:noProof/>
              </w:rPr>
              <w:t>14. 反思是不是必须？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A5F6FF" w14:textId="28CC3B9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5" w:history="1">
            <w:r w:rsidRPr="00F2773E">
              <w:rPr>
                <w:rStyle w:val="af2"/>
                <w:noProof/>
              </w:rPr>
              <w:t>15. 如何避免 Agent 在⼯具调⽤间「迷失」？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01565A" w14:textId="0D55A2C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6" w:history="1">
            <w:r w:rsidRPr="00F2773E">
              <w:rPr>
                <w:rStyle w:val="af2"/>
                <w:noProof/>
              </w:rPr>
              <w:t>16. 结果冲突怎么整合？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A79A3" w14:textId="4778BACE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7" w:history="1">
            <w:r w:rsidRPr="00F2773E">
              <w:rPr>
                <w:rStyle w:val="af2"/>
                <w:noProof/>
              </w:rPr>
              <w:t>17. 智能体理论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92BDE" w14:textId="7C1B8486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8" w:history="1">
            <w:r w:rsidRPr="00F2773E">
              <w:rPr>
                <w:rStyle w:val="af2"/>
                <w:noProof/>
              </w:rPr>
              <w:t>18. 基于效⽤的 Agent 和基于⽬标的有什么区别？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14D2B1" w14:textId="1F1102A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399" w:history="1">
            <w:r w:rsidRPr="00F2773E">
              <w:rPr>
                <w:rStyle w:val="af2"/>
                <w:noProof/>
              </w:rPr>
              <w:t>19. 反应式 Agent 有什么优缺点？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3B1A2" w14:textId="7425C328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0" w:history="1">
            <w:r w:rsidRPr="00F2773E">
              <w:rPr>
                <w:rStyle w:val="af2"/>
                <w:noProof/>
              </w:rPr>
              <w:t>20. LLM Agent ⼀般算哪⼀类？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26BD2" w14:textId="5001DA41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1" w:history="1">
            <w:r w:rsidRPr="00F2773E">
              <w:rPr>
                <w:rStyle w:val="af2"/>
                <w:noProof/>
              </w:rPr>
              <w:t>21. 企业内部落地 Agent，你最先关⼼哪三个⾮功能需求？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F1435" w14:textId="25E62D7D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2" w:history="1">
            <w:r w:rsidRPr="00F2773E">
              <w:rPr>
                <w:rStyle w:val="af2"/>
                <w:noProof/>
              </w:rPr>
              <w:t>22. 客服场景如何降低幻觉？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70295" w14:textId="69A59EA9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3" w:history="1">
            <w:r w:rsidRPr="00F2773E">
              <w:rPr>
                <w:rStyle w:val="af2"/>
                <w:noProof/>
              </w:rPr>
              <w:t>23.agent局限性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FAD2FD" w14:textId="41C3834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4" w:history="1">
            <w:r w:rsidRPr="00F2773E">
              <w:rPr>
                <w:rStyle w:val="af2"/>
                <w:noProof/>
              </w:rPr>
              <w:t>24.怎么评估⼀个 Agent 的好坏？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7D0AFB" w14:textId="068B0C1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5" w:history="1">
            <w:r w:rsidRPr="00F2773E">
              <w:rPr>
                <w:rStyle w:val="af2"/>
                <w:noProof/>
              </w:rPr>
              <w:t>25. Agent 的最⼤⻛险是什么？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AF536" w14:textId="796FD280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6" w:history="1">
            <w:r w:rsidRPr="00F2773E">
              <w:rPr>
                <w:rStyle w:val="af2"/>
                <w:noProof/>
              </w:rPr>
              <w:t>26. 如何防⽌ Prompt 注⼊？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DCAAB" w14:textId="4EBF42F3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7" w:history="1">
            <w:r w:rsidRPr="00F2773E">
              <w:rPr>
                <w:rStyle w:val="af2"/>
                <w:noProof/>
              </w:rPr>
              <w:t>27. ReAct 框架⾥三个字⺟代表什么？解决什么问题？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4E8DA" w14:textId="15608F21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8" w:history="1">
            <w:r w:rsidRPr="00F2773E">
              <w:rPr>
                <w:rStyle w:val="af2"/>
                <w:noProof/>
              </w:rPr>
              <w:t>28. 你会如何设计 Agent 的停⽌条件？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5A7DF" w14:textId="53B3700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09" w:history="1">
            <w:r w:rsidRPr="00F2773E">
              <w:rPr>
                <w:rStyle w:val="af2"/>
                <w:noProof/>
              </w:rPr>
              <w:t>29. ⼯具描述（tool description）为什么⾮常重要？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5E416" w14:textId="4485353E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0" w:history="1">
            <w:r w:rsidRPr="00F2773E">
              <w:rPr>
                <w:rStyle w:val="af2"/>
                <w:noProof/>
              </w:rPr>
              <w:t>30. Memory ⽤向量库就够了吗？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C0FA3" w14:textId="6BA58D69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1" w:history="1">
            <w:r w:rsidRPr="00F2773E">
              <w:rPr>
                <w:rStyle w:val="af2"/>
                <w:noProof/>
              </w:rPr>
              <w:t>31. 为什么要维护元数据库?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0AC91" w14:textId="285F165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2" w:history="1">
            <w:r w:rsidRPr="00F2773E">
              <w:rPr>
                <w:rStyle w:val="af2"/>
                <w:noProof/>
              </w:rPr>
              <w:t>32. “如果元数据库更新不及时（陈旧了）怎么办？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9140A" w14:textId="046C4975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3" w:history="1">
            <w:r w:rsidRPr="00F2773E">
              <w:rPr>
                <w:rStyle w:val="af2"/>
                <w:noProof/>
              </w:rPr>
              <w:t>33. 多 Agent 协作和单 Agent 多⼯具怎么选？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62838B" w14:textId="545B8909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4" w:history="1">
            <w:r w:rsidRPr="00F2773E">
              <w:rPr>
                <w:rStyle w:val="af2"/>
                <w:noProof/>
              </w:rPr>
              <w:t>34. 如何做「⼈在回路」⼜不打断体验？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D6960" w14:textId="12B231A1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5" w:history="1">
            <w:r w:rsidRPr="00F2773E">
              <w:rPr>
                <w:rStyle w:val="af2"/>
                <w:noProof/>
              </w:rPr>
              <w:t>35. Agent ⽇志应记录什么？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A067B5" w14:textId="3CDCB42B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6" w:history="1">
            <w:r w:rsidRPr="00F2773E">
              <w:rPr>
                <w:rStyle w:val="af2"/>
                <w:noProof/>
              </w:rPr>
              <w:t>36. 为什么「让模型⾃⼰选⼯具」可能不如「路由器 + 规则」？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770CE" w14:textId="50E0DC89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7" w:history="1">
            <w:r w:rsidRPr="00F2773E">
              <w:rPr>
                <w:rStyle w:val="af2"/>
                <w:noProof/>
              </w:rPr>
              <w:t>37. 简述 Planner-Executor 架构及优缺点。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F77D0" w14:textId="11E26880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8" w:history="1">
            <w:r w:rsidRPr="00F2773E">
              <w:rPr>
                <w:rStyle w:val="af2"/>
                <w:noProof/>
              </w:rPr>
              <w:t>38. Agent 如何做版本管理与灰度？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42C66" w14:textId="7E50841B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19" w:history="1">
            <w:r w:rsidRPr="00F2773E">
              <w:rPr>
                <w:rStyle w:val="af2"/>
                <w:noProof/>
              </w:rPr>
              <w:t>39. 举⼀个「不是 Agent 但常被误认为 Agent」的例⼦。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8039E" w14:textId="10791E7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0" w:history="1">
            <w:r w:rsidRPr="00F2773E">
              <w:rPr>
                <w:rStyle w:val="af2"/>
                <w:noProof/>
              </w:rPr>
              <w:t>40. 你如何向⾮技术经理解释 Agent 的⻛险？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FB7F0" w14:textId="1F78D546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1" w:history="1">
            <w:r w:rsidRPr="00F2773E">
              <w:rPr>
                <w:rStyle w:val="af2"/>
                <w:noProof/>
              </w:rPr>
              <w:t>41. 上下⽂窗⼝越来越⼤，还需要外部记忆吗？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04FA0" w14:textId="3DF293E1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2" w:history="1">
            <w:r w:rsidRPr="00F2773E">
              <w:rPr>
                <w:rStyle w:val="af2"/>
                <w:noProof/>
              </w:rPr>
              <w:t>42. 如何测试 Agent？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B7403" w14:textId="4AEF1EAE" w:rsidR="00145028" w:rsidRDefault="00145028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7957423" w:history="1">
            <w:r w:rsidRPr="00F2773E">
              <w:rPr>
                <w:rStyle w:val="af2"/>
                <w:noProof/>
              </w:rPr>
              <w:t>智能体框架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8E4420" w14:textId="004B2B24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24" w:history="1">
            <w:r w:rsidRPr="00F2773E">
              <w:rPr>
                <w:rStyle w:val="af2"/>
                <w:noProof/>
              </w:rPr>
              <w:t>ReAct框架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83978" w14:textId="6DBB234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5" w:history="1">
            <w:r w:rsidRPr="00F2773E">
              <w:rPr>
                <w:rStyle w:val="af2"/>
                <w:noProof/>
              </w:rPr>
              <w:t>1.概念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21931F" w14:textId="44FF5119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6" w:history="1">
            <w:r w:rsidRPr="00F2773E">
              <w:rPr>
                <w:rStyle w:val="af2"/>
                <w:noProof/>
              </w:rPr>
              <w:t>2. ReAct 和「普通 CoT 提示」有什么本质区别？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606FF" w14:textId="001C6B25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7" w:history="1">
            <w:r w:rsidRPr="00F2773E">
              <w:rPr>
                <w:rStyle w:val="af2"/>
                <w:noProof/>
              </w:rPr>
              <w:t>3. ReAct 为什么要显式写出 Thought？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72C59" w14:textId="0BC6B863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8" w:history="1">
            <w:r w:rsidRPr="00F2773E">
              <w:rPr>
                <w:rStyle w:val="af2"/>
                <w:noProof/>
              </w:rPr>
              <w:t>4.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CFF4A" w14:textId="452DF66D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29" w:history="1">
            <w:r w:rsidRPr="00F2773E">
              <w:rPr>
                <w:rStyle w:val="af2"/>
                <w:noProof/>
              </w:rPr>
              <w:t>5. 优缺点分析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A9320" w14:textId="108E9415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0" w:history="1">
            <w:r w:rsidRPr="00F2773E">
              <w:rPr>
                <w:rStyle w:val="af2"/>
                <w:noProof/>
              </w:rPr>
              <w:t>6. 与 Chain-of-Thought（CoT）的区别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AF2E9" w14:textId="7A333B7C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31" w:history="1">
            <w:r w:rsidRPr="00F2773E">
              <w:rPr>
                <w:rStyle w:val="af2"/>
                <w:noProof/>
              </w:rPr>
              <w:t>Plan-and-Execute 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5CF01" w14:textId="6EA40683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2" w:history="1">
            <w:r w:rsidRPr="00F2773E">
              <w:rPr>
                <w:rStyle w:val="af2"/>
                <w:noProof/>
              </w:rPr>
              <w:t>1. 概念解释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0324AB" w14:textId="3A7F45FB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3" w:history="1">
            <w:r w:rsidRPr="00F2773E">
              <w:rPr>
                <w:rStyle w:val="af2"/>
                <w:noProof/>
              </w:rPr>
              <w:t>2. 原理解释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A27CA8" w14:textId="574A529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4" w:history="1">
            <w:r w:rsidRPr="00F2773E">
              <w:rPr>
                <w:rStyle w:val="af2"/>
                <w:noProof/>
              </w:rPr>
              <w:t>3. Plan-and-Execute 相⽐ ReAct 什么时候更占优？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94E5EA" w14:textId="65892650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5" w:history="1">
            <w:r w:rsidRPr="00F2773E">
              <w:rPr>
                <w:rStyle w:val="af2"/>
                <w:noProof/>
              </w:rPr>
              <w:t>4. Re-planning 会不会导致「计划抖动」？怎么缓解？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51447" w14:textId="7C22651F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6" w:history="1">
            <w:r w:rsidRPr="00F2773E">
              <w:rPr>
                <w:rStyle w:val="af2"/>
                <w:noProof/>
              </w:rPr>
              <w:t>5.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7D291" w14:textId="46303E0C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7" w:history="1">
            <w:r w:rsidRPr="00F2773E">
              <w:rPr>
                <w:rStyle w:val="af2"/>
                <w:noProof/>
              </w:rPr>
              <w:t>6. 与ReAct 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5D84B" w14:textId="19637EAC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38" w:history="1">
            <w:r w:rsidRPr="00F2773E">
              <w:rPr>
                <w:rStyle w:val="af2"/>
                <w:noProof/>
              </w:rPr>
              <w:t>Reflexion 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07AA5B" w14:textId="17AF3F3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39" w:history="1">
            <w:r w:rsidRPr="00F2773E">
              <w:rPr>
                <w:rStyle w:val="af2"/>
                <w:noProof/>
              </w:rPr>
              <w:t>1. 概念解释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F61AA" w14:textId="0D0ACB18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0" w:history="1">
            <w:r w:rsidRPr="00F2773E">
              <w:rPr>
                <w:rStyle w:val="af2"/>
                <w:noProof/>
              </w:rPr>
              <w:t>2. 原理解释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F2934B" w14:textId="08D389FB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1" w:history="1">
            <w:r w:rsidRPr="00F2773E">
              <w:rPr>
                <w:rStyle w:val="af2"/>
                <w:noProof/>
              </w:rPr>
              <w:t>3. Reflexion 和「让模型⾃⼰检查⼀遍」有什么不同？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98A99" w14:textId="47B0AD3C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2" w:history="1">
            <w:r w:rsidRPr="00F2773E">
              <w:rPr>
                <w:rStyle w:val="af2"/>
                <w:noProof/>
              </w:rPr>
              <w:t>4.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6EE11" w14:textId="7E85D6D4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43" w:history="1">
            <w:r w:rsidRPr="00F2773E">
              <w:rPr>
                <w:rStyle w:val="af2"/>
                <w:noProof/>
              </w:rPr>
              <w:t>LATS（Language Agent Tree Search）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7DDE4" w14:textId="6FB54C9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4" w:history="1">
            <w:r w:rsidRPr="00F2773E">
              <w:rPr>
                <w:rStyle w:val="af2"/>
                <w:noProof/>
              </w:rPr>
              <w:t>1. 概念解释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C833E5" w14:textId="6521165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5" w:history="1">
            <w:r w:rsidRPr="00F2773E">
              <w:rPr>
                <w:rStyle w:val="af2"/>
                <w:noProof/>
              </w:rPr>
              <w:t>2. 原理解释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B9747" w14:textId="0B722CF1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6" w:history="1">
            <w:r w:rsidRPr="00F2773E">
              <w:rPr>
                <w:rStyle w:val="af2"/>
                <w:noProof/>
              </w:rPr>
              <w:t>3. LATS 相⽐单次 ReAct 多在哪⾥成本？换来什么收益？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77CC0" w14:textId="548EC71F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7" w:history="1">
            <w:r w:rsidRPr="00F2773E">
              <w:rPr>
                <w:rStyle w:val="af2"/>
                <w:noProof/>
              </w:rPr>
              <w:t>4.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9922F" w14:textId="50732BCC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48" w:history="1">
            <w:r w:rsidRPr="00F2773E">
              <w:rPr>
                <w:rStyle w:val="af2"/>
                <w:noProof/>
              </w:rPr>
              <w:t>LangChain Agent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A1D5F" w14:textId="3194C2FE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49" w:history="1">
            <w:r w:rsidRPr="00F2773E">
              <w:rPr>
                <w:rStyle w:val="af2"/>
                <w:noProof/>
              </w:rPr>
              <w:t>1. 概念解释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58893" w14:textId="0B5AF250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0" w:history="1">
            <w:r w:rsidRPr="00F2773E">
              <w:rPr>
                <w:rStyle w:val="af2"/>
                <w:noProof/>
              </w:rPr>
              <w:t>2. 原理解释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538AE" w14:textId="3AE6AAD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1" w:history="1">
            <w:r w:rsidRPr="00F2773E">
              <w:rPr>
                <w:rStyle w:val="af2"/>
                <w:noProof/>
              </w:rPr>
              <w:t>3. LangChain ⾥ AgentExecutor 解决的核⼼问题是什么？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C5DC7" w14:textId="7008FB3E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2" w:history="1">
            <w:r w:rsidRPr="00F2773E">
              <w:rPr>
                <w:rStyle w:val="af2"/>
                <w:noProof/>
              </w:rPr>
              <w:t>4. ⼯具描述为什么重要？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66AB7" w14:textId="1CBC7BC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3" w:history="1">
            <w:r w:rsidRPr="00F2773E">
              <w:rPr>
                <w:rStyle w:val="af2"/>
                <w:noProof/>
              </w:rPr>
              <w:t>5.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8DD00" w14:textId="56685477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54" w:history="1">
            <w:r w:rsidRPr="00F2773E">
              <w:rPr>
                <w:rStyle w:val="af2"/>
                <w:noProof/>
              </w:rPr>
              <w:t>LangGraph 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31FC4" w14:textId="0C6DB31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5" w:history="1">
            <w:r w:rsidRPr="00F2773E">
              <w:rPr>
                <w:rStyle w:val="af2"/>
                <w:noProof/>
              </w:rPr>
              <w:t>1. 概念解释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68915" w14:textId="362F0E7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6" w:history="1">
            <w:r w:rsidRPr="00F2773E">
              <w:rPr>
                <w:rStyle w:val="af2"/>
                <w:noProof/>
              </w:rPr>
              <w:t>2. 原理解释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15AD2B" w14:textId="2CEFD39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7" w:history="1">
            <w:r w:rsidRPr="00F2773E">
              <w:rPr>
                <w:rStyle w:val="af2"/>
                <w:noProof/>
              </w:rPr>
              <w:t>3. 与 LangChain Agent 的区别（⾯试⾼频）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1097C" w14:textId="6EA1FA7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8" w:history="1">
            <w:r w:rsidRPr="00F2773E">
              <w:rPr>
                <w:rStyle w:val="af2"/>
                <w:noProof/>
              </w:rPr>
              <w:t>4. 什么时候选 LangGraph ⽽不是 AgentExecutor？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5C318" w14:textId="1188E87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59" w:history="1">
            <w:r w:rsidRPr="00F2773E">
              <w:rPr>
                <w:rStyle w:val="af2"/>
                <w:noProof/>
              </w:rPr>
              <w:t>5. LangGraph 的状态更新为什么要谨慎设计？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A62E2" w14:textId="700700F6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0" w:history="1">
            <w:r w:rsidRPr="00F2773E">
              <w:rPr>
                <w:rStyle w:val="af2"/>
                <w:noProof/>
              </w:rPr>
              <w:t>6.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C058E9" w14:textId="03B25A09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61" w:history="1">
            <w:r w:rsidRPr="00F2773E">
              <w:rPr>
                <w:rStyle w:val="af2"/>
                <w:noProof/>
              </w:rPr>
              <w:t>AutoGen / CrewAI 等多 Agent 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FB033" w14:textId="3C2DB21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2" w:history="1">
            <w:r w:rsidRPr="00F2773E">
              <w:rPr>
                <w:rStyle w:val="af2"/>
                <w:noProof/>
              </w:rPr>
              <w:t>1. 概念解释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747EE" w14:textId="225C92D3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3" w:history="1">
            <w:r w:rsidRPr="00F2773E">
              <w:rPr>
                <w:rStyle w:val="af2"/>
                <w:noProof/>
              </w:rPr>
              <w:t>2. 原理解释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F4029" w14:textId="52E68096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4" w:history="1">
            <w:r w:rsidRPr="00F2773E">
              <w:rPr>
                <w:rStyle w:val="af2"/>
                <w:noProof/>
              </w:rPr>
              <w:t>3. 多 Agent ⼀定⽐单 Agent 更强吗？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D68C4" w14:textId="783ADA0C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5" w:history="1">
            <w:r w:rsidRPr="00F2773E">
              <w:rPr>
                <w:rStyle w:val="af2"/>
                <w:noProof/>
              </w:rPr>
              <w:t>4. 如何避免多 Agent「互相附和」？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891B6B" w14:textId="22339D9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6" w:history="1">
            <w:r w:rsidRPr="00F2773E">
              <w:rPr>
                <w:rStyle w:val="af2"/>
                <w:noProof/>
              </w:rPr>
              <w:t>5. 追问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DA739" w14:textId="3D633503" w:rsidR="00145028" w:rsidRDefault="00145028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7957467" w:history="1">
            <w:r w:rsidRPr="00F2773E">
              <w:rPr>
                <w:rStyle w:val="af2"/>
                <w:noProof/>
              </w:rPr>
              <w:t>综合题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34F6E6" w14:textId="66667D35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8" w:history="1">
            <w:r w:rsidRPr="00F2773E">
              <w:rPr>
                <w:rStyle w:val="af2"/>
                <w:noProof/>
              </w:rPr>
              <w:t>1. 请⽤⼀句话解释 ReAct。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08A15" w14:textId="5C2AE6C2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69" w:history="1">
            <w:r w:rsidRPr="00F2773E">
              <w:rPr>
                <w:rStyle w:val="af2"/>
                <w:noProof/>
              </w:rPr>
              <w:t>2. ReAct 轨迹⾥，哪⼀部分必须由系统⽣成？为什么？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E07C4" w14:textId="59957C08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0" w:history="1">
            <w:r w:rsidRPr="00F2773E">
              <w:rPr>
                <w:rStyle w:val="af2"/>
                <w:noProof/>
              </w:rPr>
              <w:t>3. Plan-and-Execute 的最⼤⻛险是什么？如何缓解？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CD6A1" w14:textId="3D381A93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1" w:history="1">
            <w:r w:rsidRPr="00F2773E">
              <w:rPr>
                <w:rStyle w:val="af2"/>
                <w:noProof/>
              </w:rPr>
              <w:t>4. Reflexion 的关键产出是什么？它如何提升下⼀轮？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28B99" w14:textId="0627060B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2" w:history="1">
            <w:r w:rsidRPr="00F2773E">
              <w:rPr>
                <w:rStyle w:val="af2"/>
                <w:noProof/>
              </w:rPr>
              <w:t>5. LATS 与 ReAct 在「探索能⼒」上如何对⽐？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22D65" w14:textId="30A2675A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3" w:history="1">
            <w:r w:rsidRPr="00F2773E">
              <w:rPr>
                <w:rStyle w:val="af2"/>
                <w:noProof/>
              </w:rPr>
              <w:t>6. LangChain AgentExecutor 中为什么要限制 max_iterations？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45A19" w14:textId="4904CD76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4" w:history="1">
            <w:r w:rsidRPr="00F2773E">
              <w:rPr>
                <w:rStyle w:val="af2"/>
                <w:noProof/>
              </w:rPr>
              <w:t>7. 描述 LangGraph 的条件边解决的业务问题。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16C31" w14:textId="512E472F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5" w:history="1">
            <w:r w:rsidRPr="00F2773E">
              <w:rPr>
                <w:rStyle w:val="af2"/>
                <w:noProof/>
              </w:rPr>
              <w:t>8. 什么时候更建议「单 Agent + 强⼯具」，⽽不是多 Agent？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057FD" w14:textId="45DA377D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6" w:history="1">
            <w:r w:rsidRPr="00F2773E">
              <w:rPr>
                <w:rStyle w:val="af2"/>
                <w:noProof/>
              </w:rPr>
              <w:t>9. 多 Agent 系统的「评估器」可以有哪些实现？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C43A0" w14:textId="24721855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7" w:history="1">
            <w:r w:rsidRPr="00F2773E">
              <w:rPr>
                <w:rStyle w:val="af2"/>
                <w:noProof/>
              </w:rPr>
              <w:t>10. ReAct Prompt 为什么要给 few-shot 示例？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B2C3D" w14:textId="008BFFF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8" w:history="1">
            <w:r w:rsidRPr="00F2773E">
              <w:rPr>
                <w:rStyle w:val="af2"/>
                <w:noProof/>
              </w:rPr>
              <w:t>11. Re-planning 与 Reflexion 都「改正错误」，区别是什么？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D00AC" w14:textId="535D5CAE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79" w:history="1">
            <w:r w:rsidRPr="00F2773E">
              <w:rPr>
                <w:rStyle w:val="af2"/>
                <w:noProof/>
              </w:rPr>
              <w:t>12. LangGraph 相⽐普通脚本编排的核⼼收益？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F782A" w14:textId="43623777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80" w:history="1">
            <w:r w:rsidRPr="00F2773E">
              <w:rPr>
                <w:rStyle w:val="af2"/>
                <w:noProof/>
              </w:rPr>
              <w:t>13. 如果⼯具返回噪声很⼤，ReAct 可能出什么问题？怎么改进？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1A726" w14:textId="756057CC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81" w:history="1">
            <w:r w:rsidRPr="00F2773E">
              <w:rPr>
                <w:rStyle w:val="af2"/>
                <w:noProof/>
              </w:rPr>
              <w:t>14. 你如何为⼀个企业场景选择 ReAct vs Plan-and-Execute？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5FFA5" w14:textId="21280274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82" w:history="1">
            <w:r w:rsidRPr="00F2773E">
              <w:rPr>
                <w:rStyle w:val="af2"/>
                <w:noProof/>
              </w:rPr>
              <w:t>15. 为什么说「⼯具描述」是 Agent 的接⼝设计？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D488B" w14:textId="7DCB7E48" w:rsidR="00145028" w:rsidRDefault="00145028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37957483" w:history="1">
            <w:r w:rsidRPr="00F2773E">
              <w:rPr>
                <w:rStyle w:val="af2"/>
                <w:noProof/>
              </w:rPr>
              <w:t>16. 对比速记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_Toc237957483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1A280" w14:textId="0BE4A9AE" w:rsidR="0088202D" w:rsidRDefault="0088202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B5F38FE" w14:textId="77777777" w:rsidR="00101F76" w:rsidRDefault="00101F76" w:rsidP="00AA543D">
      <w:pPr>
        <w:rPr>
          <w:rFonts w:hint="eastAsia"/>
        </w:rPr>
      </w:pPr>
    </w:p>
    <w:p w14:paraId="60556274" w14:textId="793B185B" w:rsidR="00101F76" w:rsidRDefault="00F07AA7" w:rsidP="00101F76">
      <w:pPr>
        <w:pStyle w:val="1"/>
        <w:rPr>
          <w:rFonts w:hint="eastAsia"/>
        </w:rPr>
      </w:pPr>
      <w:bookmarkStart w:id="0" w:name="_Toc237957380"/>
      <w:r>
        <w:rPr>
          <w:rFonts w:hint="eastAsia"/>
        </w:rPr>
        <w:t>智能体理论</w:t>
      </w:r>
      <w:bookmarkEnd w:id="0"/>
    </w:p>
    <w:p w14:paraId="028B6A65" w14:textId="5352EB07" w:rsidR="00101F76" w:rsidRDefault="00101F76" w:rsidP="00101F76">
      <w:pPr>
        <w:pStyle w:val="3"/>
        <w:rPr>
          <w:rFonts w:hint="eastAsia"/>
        </w:rPr>
      </w:pPr>
      <w:bookmarkStart w:id="1" w:name="_Toc237957381"/>
      <w:r>
        <w:rPr>
          <w:rFonts w:hint="eastAsia"/>
        </w:rPr>
        <w:t>1.什么是agent</w:t>
      </w:r>
      <w:bookmarkEnd w:id="1"/>
    </w:p>
    <w:p w14:paraId="7C48656E" w14:textId="3D087F5A" w:rsidR="004B085C" w:rsidRPr="004B085C" w:rsidRDefault="004B085C" w:rsidP="004B085C">
      <w:pPr>
        <w:rPr>
          <w:rFonts w:hint="eastAsia"/>
        </w:rPr>
      </w:pPr>
      <w:r w:rsidRPr="004B085C">
        <w:t>AI Agent 是以⼤模型为认知核⼼，结合规划、记忆与⼯具调⽤，能在多步交互中根据环境反 馈持续决策并完成任务的系统；其本质是 闭环的感知—思考—⾏动 循环，⽽不仅是单次⽂本⽣成</w:t>
      </w:r>
    </w:p>
    <w:p w14:paraId="57426604" w14:textId="77777777" w:rsidR="00101F76" w:rsidRDefault="00101F76" w:rsidP="00101F76">
      <w:pPr>
        <w:rPr>
          <w:rFonts w:hint="eastAsia"/>
        </w:rPr>
      </w:pPr>
      <w:r w:rsidRPr="00101F76">
        <w:t>Agent ≈ LLM + Planning（规划）+ Memory（记忆）+ Tools（⼯具）</w:t>
      </w:r>
    </w:p>
    <w:p w14:paraId="34EECBA8" w14:textId="77777777" w:rsidR="00101F76" w:rsidRDefault="00101F76" w:rsidP="00101F76">
      <w:pPr>
        <w:rPr>
          <w:rFonts w:hint="eastAsia"/>
        </w:rPr>
      </w:pPr>
      <w:r w:rsidRPr="00101F76">
        <w:t xml:space="preserve"> LLM：⼤脑，负责理解、推理、⽣成⾃然语⾔与结构化计划。</w:t>
      </w:r>
    </w:p>
    <w:p w14:paraId="6CFF9087" w14:textId="77777777" w:rsidR="00101F76" w:rsidRDefault="00101F76" w:rsidP="006714FF">
      <w:pPr>
        <w:rPr>
          <w:rFonts w:hint="eastAsia"/>
        </w:rPr>
      </w:pPr>
      <w:r w:rsidRPr="00101F76">
        <w:t>Planning：把模糊⽬标拆成可执⾏步骤，并在执⾏中动态调整。</w:t>
      </w:r>
    </w:p>
    <w:p w14:paraId="13286C93" w14:textId="77777777" w:rsidR="00101F76" w:rsidRDefault="00101F76" w:rsidP="00101F76">
      <w:pPr>
        <w:rPr>
          <w:rFonts w:hint="eastAsia"/>
        </w:rPr>
      </w:pPr>
      <w:r w:rsidRPr="00101F76">
        <w:t xml:space="preserve"> Memory：短期上下⽂ + ⻓期知识，避免「说完就忘」或重复劳动。</w:t>
      </w:r>
    </w:p>
    <w:p w14:paraId="5EA53DA5" w14:textId="2358725F" w:rsidR="00101F76" w:rsidRDefault="00101F76" w:rsidP="00101F76">
      <w:pPr>
        <w:rPr>
          <w:rFonts w:hint="eastAsia"/>
        </w:rPr>
      </w:pPr>
      <w:r w:rsidRPr="00101F76">
        <w:t xml:space="preserve"> Tools：⼿脚，如搜索、数据库、代码执⾏、API 调⽤等</w:t>
      </w:r>
    </w:p>
    <w:p w14:paraId="002CFC73" w14:textId="423610A7" w:rsidR="00D96F62" w:rsidRDefault="00D96F62" w:rsidP="00D96F62">
      <w:pPr>
        <w:pStyle w:val="3"/>
        <w:rPr>
          <w:rFonts w:hint="eastAsia"/>
        </w:rPr>
      </w:pPr>
      <w:bookmarkStart w:id="2" w:name="_Toc237957382"/>
      <w:r>
        <w:rPr>
          <w:rFonts w:hint="eastAsia"/>
        </w:rPr>
        <w:t>2</w:t>
      </w:r>
      <w:r w:rsidRPr="00D96F62">
        <w:t>. 与「普通 LLM 单次调⽤」的区别</w:t>
      </w:r>
      <w:bookmarkEnd w:id="2"/>
      <w:r w:rsidRPr="00D96F62">
        <w:t xml:space="preserve"> </w:t>
      </w:r>
    </w:p>
    <w:p w14:paraId="5DB8A9AE" w14:textId="77777777" w:rsidR="00D96F62" w:rsidRDefault="00D96F62" w:rsidP="00101F76">
      <w:pPr>
        <w:rPr>
          <w:rFonts w:hint="eastAsia"/>
        </w:rPr>
      </w:pPr>
      <w:r w:rsidRPr="00D96F62">
        <w:t xml:space="preserve">普通调⽤：输⼊ Prompt → 模型输出⽂本，没有与外部环境闭环。 </w:t>
      </w:r>
    </w:p>
    <w:p w14:paraId="0338799F" w14:textId="57832894" w:rsidR="00D96F62" w:rsidRDefault="00D96F62" w:rsidP="00101F76">
      <w:pPr>
        <w:rPr>
          <w:rFonts w:hint="eastAsia"/>
        </w:rPr>
      </w:pPr>
      <w:r w:rsidRPr="00D96F62">
        <w:t>Agent：输出往往是 「下⼀步动作」（例如：调⽤某⼯具、更新记忆、结束），环境返回 Observation（观察结果），再进⼊下⼀轮推理，形成 多轮控制循环</w:t>
      </w:r>
    </w:p>
    <w:p w14:paraId="3C83426B" w14:textId="66A1E7CC" w:rsidR="00283A73" w:rsidRDefault="00283A73" w:rsidP="00283A73">
      <w:pPr>
        <w:pStyle w:val="3"/>
        <w:rPr>
          <w:rFonts w:hint="eastAsia"/>
        </w:rPr>
      </w:pPr>
      <w:bookmarkStart w:id="3" w:name="_Toc237957383"/>
      <w:r>
        <w:rPr>
          <w:rFonts w:hint="eastAsia"/>
        </w:rPr>
        <w:t>3</w:t>
      </w:r>
      <w:r w:rsidRPr="00283A73">
        <w:t>. ⾃主决策能⼒体现在哪⾥</w:t>
      </w:r>
      <w:bookmarkEnd w:id="3"/>
      <w:r w:rsidRPr="00283A73">
        <w:t xml:space="preserve"> </w:t>
      </w:r>
    </w:p>
    <w:p w14:paraId="411FAE86" w14:textId="5B754274" w:rsidR="00D96F62" w:rsidRDefault="00283A73" w:rsidP="00101F76">
      <w:pPr>
        <w:rPr>
          <w:rFonts w:hint="eastAsia"/>
        </w:rPr>
      </w:pPr>
      <w:r w:rsidRPr="00283A73">
        <w:t>在动作空间中选下⼀步（选哪个⼯具、传什么参数、是否结束）。 在信息不完整时决定先澄清还是先假设再验证。 在失败时重试、换策略或请求⼈⼯介⼊（视系统设计⽽定）</w:t>
      </w:r>
    </w:p>
    <w:p w14:paraId="18762D9D" w14:textId="5DE525E6" w:rsidR="006714FF" w:rsidRDefault="006714FF" w:rsidP="006714FF">
      <w:pPr>
        <w:pStyle w:val="3"/>
        <w:rPr>
          <w:rFonts w:hint="eastAsia"/>
        </w:rPr>
      </w:pPr>
      <w:bookmarkStart w:id="4" w:name="_Toc237957384"/>
      <w:r>
        <w:rPr>
          <w:rFonts w:hint="eastAsia"/>
        </w:rPr>
        <w:t>4</w:t>
      </w:r>
      <w:r w:rsidR="00283A73" w:rsidRPr="00283A73">
        <w:t>. 核⼼循环（典型 ReAct / Tool-use 范式）</w:t>
      </w:r>
      <w:bookmarkEnd w:id="4"/>
    </w:p>
    <w:p w14:paraId="2D161A88" w14:textId="6B362D56" w:rsidR="00283A73" w:rsidRDefault="00283A73" w:rsidP="00101F76">
      <w:pPr>
        <w:rPr>
          <w:rFonts w:hint="eastAsia"/>
        </w:rPr>
      </w:pPr>
      <w:r w:rsidRPr="00283A73">
        <w:t xml:space="preserve"> 抽象为：Thought（推理）→ Action（⾏动）→ Observation（观察）→ … → Final Answer。 实现上常由「编排层（Orchestrator）」驱动：解析模型输出、执⾏⼯具、把结果写回上下⽂， 直到满⾜停⽌条件</w:t>
      </w:r>
    </w:p>
    <w:p w14:paraId="2EB05011" w14:textId="6BA24026" w:rsidR="0092441E" w:rsidRDefault="0092441E" w:rsidP="0092441E">
      <w:pPr>
        <w:pStyle w:val="3"/>
        <w:rPr>
          <w:rFonts w:hint="eastAsia"/>
        </w:rPr>
      </w:pPr>
      <w:bookmarkStart w:id="5" w:name="_Toc237957385"/>
      <w:r>
        <w:rPr>
          <w:rFonts w:hint="eastAsia"/>
        </w:rPr>
        <w:t>5.</w:t>
      </w:r>
      <w:r w:rsidRPr="0092441E">
        <w:t>Agent 的「⾃主」是不是不受控？</w:t>
      </w:r>
      <w:bookmarkEnd w:id="5"/>
    </w:p>
    <w:p w14:paraId="61776CB6" w14:textId="592655A4" w:rsidR="0092441E" w:rsidRDefault="0092441E" w:rsidP="00101F76">
      <w:pPr>
        <w:rPr>
          <w:rFonts w:hint="eastAsia"/>
        </w:rPr>
      </w:pPr>
      <w:r w:rsidRPr="0092441E">
        <w:t xml:space="preserve"> 应对： 强调 策略与护栏：⼯具⽩名单、参数校验、⼈在回路（HITL）、预算与步数上限、输出 审核；⾃主是在约束空间内的决策</w:t>
      </w:r>
    </w:p>
    <w:p w14:paraId="2F7790BE" w14:textId="77777777" w:rsidR="00D66098" w:rsidRDefault="00D66098" w:rsidP="00D66098">
      <w:pPr>
        <w:pStyle w:val="3"/>
        <w:rPr>
          <w:rFonts w:hint="eastAsia"/>
        </w:rPr>
      </w:pPr>
      <w:bookmarkStart w:id="6" w:name="_Toc237957386"/>
      <w:r>
        <w:rPr>
          <w:rFonts w:hint="eastAsia"/>
        </w:rPr>
        <w:lastRenderedPageBreak/>
        <w:t>6.</w:t>
      </w:r>
      <w:r w:rsidRPr="00D66098">
        <w:t xml:space="preserve"> AutoGPT 那种有什么区别？</w:t>
      </w:r>
      <w:bookmarkEnd w:id="6"/>
    </w:p>
    <w:p w14:paraId="09BEA18B" w14:textId="4776B12B" w:rsidR="0092441E" w:rsidRDefault="00D66098" w:rsidP="00101F76">
      <w:pPr>
        <w:rPr>
          <w:rFonts w:hint="eastAsia"/>
        </w:rPr>
      </w:pPr>
      <w:r w:rsidRPr="00D66098">
        <w:t xml:space="preserve"> 应对： AutoGPT 是早期「⽬标导向 + ⼯具」的⼀种产品形态；⾯试应抽象到 循环架构与组件 （规划/记忆/⼯具），避免绑定单⼀产品名。</w:t>
      </w:r>
    </w:p>
    <w:p w14:paraId="166621EE" w14:textId="15E227B5" w:rsidR="00C66987" w:rsidRDefault="00C66987" w:rsidP="00C66987">
      <w:pPr>
        <w:pStyle w:val="3"/>
        <w:rPr>
          <w:rFonts w:hint="eastAsia"/>
        </w:rPr>
      </w:pPr>
      <w:bookmarkStart w:id="7" w:name="_Toc237957387"/>
      <w:r>
        <w:rPr>
          <w:rFonts w:hint="eastAsia"/>
        </w:rPr>
        <w:t xml:space="preserve">7. </w:t>
      </w:r>
      <w:r w:rsidRPr="00C66987">
        <w:t>Agent 和 Prompt Chain 有什么本质区别？</w:t>
      </w:r>
      <w:bookmarkEnd w:id="7"/>
    </w:p>
    <w:p w14:paraId="4805F95D" w14:textId="1025F8C1" w:rsidR="00C66987" w:rsidRDefault="00C66987" w:rsidP="00101F76">
      <w:pPr>
        <w:rPr>
          <w:rFonts w:hint="eastAsia"/>
        </w:rPr>
      </w:pPr>
      <w:r w:rsidRPr="00C66987">
        <w:t>Prompt Chain 的拓扑与顺序主要由⼯程侧固定；Agent 在运⾏时在动作空间中做选择，并依 赖 Observation 更新信念，适合输⼊与路径不确定的任务。⼆者可结合：链负责稳定流程， Agent 负责链内某段的灵活分⽀。</w:t>
      </w:r>
    </w:p>
    <w:p w14:paraId="1A8A6BBA" w14:textId="5FE2B323" w:rsidR="00C66987" w:rsidRDefault="00C66987" w:rsidP="00C66987">
      <w:pPr>
        <w:pStyle w:val="3"/>
        <w:rPr>
          <w:rFonts w:hint="eastAsia"/>
        </w:rPr>
      </w:pPr>
      <w:bookmarkStart w:id="8" w:name="_Toc237957388"/>
      <w:r>
        <w:rPr>
          <w:rFonts w:hint="eastAsia"/>
        </w:rPr>
        <w:t>8.</w:t>
      </w:r>
      <w:r w:rsidRPr="00C66987">
        <w:t>ChatBot 加上插件是不是就变成 Agent 了？</w:t>
      </w:r>
      <w:bookmarkEnd w:id="8"/>
    </w:p>
    <w:p w14:paraId="48FD9136" w14:textId="0E9C3ADA" w:rsidR="00C66987" w:rsidRDefault="00C66987" w:rsidP="00101F76">
      <w:pPr>
        <w:rPr>
          <w:rFonts w:hint="eastAsia"/>
        </w:rPr>
      </w:pPr>
      <w:r w:rsidRPr="00C66987">
        <w:t xml:space="preserve"> A： 不⼀定。若插件调⽤由固定规则触发（例如关键词路由），更像「带⼯具的 Bot」。若由模型在 多步推理中⾃主选择⼯具与参数，并形成闭环迭代，则更贴近 Agent。关键在是否具备多步⾃主决 策与反馈闭环</w:t>
      </w:r>
    </w:p>
    <w:p w14:paraId="58E8FEA6" w14:textId="4258C6A4" w:rsidR="00984104" w:rsidRDefault="00984104" w:rsidP="00984104">
      <w:pPr>
        <w:pStyle w:val="3"/>
        <w:rPr>
          <w:rFonts w:hint="eastAsia"/>
        </w:rPr>
      </w:pPr>
      <w:bookmarkStart w:id="9" w:name="_Toc237957389"/>
      <w:r>
        <w:rPr>
          <w:rFonts w:hint="eastAsia"/>
        </w:rPr>
        <w:t xml:space="preserve">9. </w:t>
      </w:r>
      <w:r w:rsidRPr="00984104">
        <w:t>RAG + Chat 算不算 Agent？</w:t>
      </w:r>
      <w:bookmarkEnd w:id="9"/>
    </w:p>
    <w:p w14:paraId="23A723BA" w14:textId="1FCB64DC" w:rsidR="00984104" w:rsidRDefault="00984104" w:rsidP="00101F76">
      <w:pPr>
        <w:rPr>
          <w:rFonts w:hint="eastAsia"/>
        </w:rPr>
      </w:pPr>
      <w:r w:rsidRPr="00984104">
        <w:t xml:space="preserve"> 应对： 单次检索再回答，偏「增强型 Chat」。若有多轮检索策略（查不到换查询、分解⼦问 题、交叉验证），则具备 Agent 特征。名称不重要，讲清架构即可。</w:t>
      </w:r>
    </w:p>
    <w:p w14:paraId="6FFDE202" w14:textId="77777777" w:rsidR="00471F7C" w:rsidRDefault="00471F7C" w:rsidP="00471F7C">
      <w:pPr>
        <w:pStyle w:val="3"/>
        <w:rPr>
          <w:rFonts w:hint="eastAsia"/>
        </w:rPr>
      </w:pPr>
      <w:bookmarkStart w:id="10" w:name="_Toc237957390"/>
      <w:r>
        <w:rPr>
          <w:rFonts w:hint="eastAsia"/>
        </w:rPr>
        <w:t xml:space="preserve">10. </w:t>
      </w:r>
      <w:r w:rsidRPr="00471F7C">
        <w:t>概念解释（各部分做什么）</w:t>
      </w:r>
      <w:bookmarkEnd w:id="10"/>
    </w:p>
    <w:p w14:paraId="0DE6BE24" w14:textId="77777777" w:rsidR="00471F7C" w:rsidRDefault="00471F7C" w:rsidP="00101F76">
      <w:pPr>
        <w:rPr>
          <w:rFonts w:hint="eastAsia"/>
        </w:rPr>
      </w:pPr>
      <w:r w:rsidRPr="00471F7C">
        <w:t xml:space="preserve"> 1. 感知（Perception） 把多模态输⼊（⽂本、⽂件、接⼝返回、⻚⾯结构等）转成模型可⽤的表示，并抽取任务相关 状态。</w:t>
      </w:r>
    </w:p>
    <w:p w14:paraId="2911A41A" w14:textId="77777777" w:rsidR="00471F7C" w:rsidRDefault="00471F7C" w:rsidP="00101F76">
      <w:pPr>
        <w:rPr>
          <w:rFonts w:hint="eastAsia"/>
        </w:rPr>
      </w:pPr>
      <w:r w:rsidRPr="00471F7C">
        <w:t xml:space="preserve"> 2. 规划（Planning） 把⽬标拆成⼦⽬标与步骤；可以是 ⼀次性计划 或 每步重规划（re-plan）。 </w:t>
      </w:r>
    </w:p>
    <w:p w14:paraId="0A2D8EF5" w14:textId="77777777" w:rsidR="00471F7C" w:rsidRDefault="00471F7C" w:rsidP="00471F7C">
      <w:pPr>
        <w:rPr>
          <w:rFonts w:hint="eastAsia"/>
        </w:rPr>
      </w:pPr>
      <w:r w:rsidRPr="00471F7C">
        <w:t>3. 记忆（Memory） 短期：当前会话上下⽂、⼯具轨迹。 ⻓期：⽤户画像、⽂档知识、向量库、图数据库等。</w:t>
      </w:r>
    </w:p>
    <w:p w14:paraId="657468D1" w14:textId="77777777" w:rsidR="00471F7C" w:rsidRDefault="00471F7C" w:rsidP="00471F7C">
      <w:pPr>
        <w:rPr>
          <w:rFonts w:hint="eastAsia"/>
        </w:rPr>
      </w:pPr>
      <w:r w:rsidRPr="00471F7C">
        <w:t xml:space="preserve"> 4. ⼯具（Tools） 对外部世界可执⾏的操作抽象：需有清晰 schema（名称、描述、参数 JSON Schema）。 </w:t>
      </w:r>
    </w:p>
    <w:p w14:paraId="3C495AE8" w14:textId="77777777" w:rsidR="00471F7C" w:rsidRDefault="00471F7C" w:rsidP="00471F7C">
      <w:pPr>
        <w:rPr>
          <w:rFonts w:hint="eastAsia"/>
        </w:rPr>
      </w:pPr>
      <w:r w:rsidRPr="00471F7C">
        <w:t>5. 执⾏（Action） 真正调⽤⼯具或触发环境变化，并处理超时、重试、幂等等⼯程问题。</w:t>
      </w:r>
    </w:p>
    <w:p w14:paraId="2A98B3BD" w14:textId="3DE6048D" w:rsidR="00471F7C" w:rsidRDefault="00471F7C" w:rsidP="00471F7C">
      <w:pPr>
        <w:rPr>
          <w:rFonts w:hint="eastAsia"/>
        </w:rPr>
      </w:pPr>
      <w:r w:rsidRPr="00471F7C">
        <w:t xml:space="preserve"> 6. 反思（Reflection） 对失败或质量不佳的结果进⾏⾃省：纠错、换策略、⽣成检查清单（常与「⾃我批评 / 验证器」 配合）</w:t>
      </w:r>
    </w:p>
    <w:p w14:paraId="15CF6ADB" w14:textId="77777777" w:rsidR="00AA48AD" w:rsidRDefault="00AA48AD" w:rsidP="00AA48AD">
      <w:pPr>
        <w:pStyle w:val="3"/>
        <w:rPr>
          <w:rFonts w:hint="eastAsia"/>
        </w:rPr>
      </w:pPr>
      <w:bookmarkStart w:id="11" w:name="_Toc237957391"/>
      <w:r>
        <w:rPr>
          <w:rFonts w:hint="eastAsia"/>
        </w:rPr>
        <w:lastRenderedPageBreak/>
        <w:t xml:space="preserve">11. </w:t>
      </w:r>
      <w:r w:rsidRPr="00AA48AD">
        <w:t>原理详解（技术细节）</w:t>
      </w:r>
      <w:bookmarkEnd w:id="11"/>
    </w:p>
    <w:p w14:paraId="322A77EC" w14:textId="26294F6F" w:rsidR="00AA48AD" w:rsidRDefault="00AA48AD" w:rsidP="00471F7C">
      <w:pPr>
        <w:rPr>
          <w:rFonts w:hint="eastAsia"/>
        </w:rPr>
      </w:pPr>
      <w:r w:rsidRPr="00AA48AD">
        <w:t xml:space="preserve"> 感知</w:t>
      </w:r>
      <w:r>
        <w:rPr>
          <w:rFonts w:hint="eastAsia"/>
        </w:rPr>
        <w:t xml:space="preserve"> </w:t>
      </w:r>
      <w:r w:rsidRPr="00AA48AD">
        <w:t xml:space="preserve">常与 结构化抽取、OCR、HTML 解析、⽇志解析 结合；关键是减少噪声进上下⽂。 </w:t>
      </w:r>
    </w:p>
    <w:p w14:paraId="3AFEDAEC" w14:textId="77777777" w:rsidR="00AA48AD" w:rsidRDefault="00AA48AD" w:rsidP="00471F7C">
      <w:pPr>
        <w:rPr>
          <w:rFonts w:hint="eastAsia"/>
        </w:rPr>
      </w:pPr>
      <w:r w:rsidRPr="00AA48AD">
        <w:t>规划</w:t>
      </w:r>
      <w:r>
        <w:rPr>
          <w:rFonts w:hint="eastAsia"/>
        </w:rPr>
        <w:t xml:space="preserve"> </w:t>
      </w:r>
      <w:r w:rsidRPr="00AA48AD">
        <w:t xml:space="preserve">常⻅实现：CoT / ReAct、Planner-Executor 双模块、树搜索（LATS）、任务图。 </w:t>
      </w:r>
    </w:p>
    <w:p w14:paraId="36B1C8A5" w14:textId="77777777" w:rsidR="00EC331E" w:rsidRDefault="00AA48AD" w:rsidP="00471F7C">
      <w:pPr>
        <w:rPr>
          <w:rFonts w:hint="eastAsia"/>
        </w:rPr>
      </w:pPr>
      <w:r w:rsidRPr="00AA48AD">
        <w:t xml:space="preserve">记忆⼯程要点：摘要压缩、引⽤溯源、记忆冲突解决、权限与隐私。 </w:t>
      </w:r>
    </w:p>
    <w:p w14:paraId="4D608391" w14:textId="77777777" w:rsidR="00C34ED2" w:rsidRDefault="00AA48AD" w:rsidP="00471F7C">
      <w:pPr>
        <w:rPr>
          <w:rFonts w:hint="eastAsia"/>
        </w:rPr>
      </w:pPr>
      <w:r w:rsidRPr="00AA48AD">
        <w:t xml:space="preserve">⼯具要点：最⼩权限、参数校验、错误信息回灌模型。 </w:t>
      </w:r>
    </w:p>
    <w:p w14:paraId="35B32DD1" w14:textId="095CEF99" w:rsidR="00AA48AD" w:rsidRDefault="00AA48AD" w:rsidP="00471F7C">
      <w:pPr>
        <w:rPr>
          <w:rFonts w:hint="eastAsia"/>
        </w:rPr>
      </w:pPr>
      <w:r w:rsidRPr="00AA48AD">
        <w:t>反思可做成独⽴⼦调⽤：「列出本次推理的三处⻛险并修正」</w:t>
      </w:r>
    </w:p>
    <w:p w14:paraId="13010EAA" w14:textId="493019DC" w:rsidR="0064126E" w:rsidRDefault="0064126E" w:rsidP="0064126E">
      <w:pPr>
        <w:pStyle w:val="3"/>
        <w:rPr>
          <w:rFonts w:hint="eastAsia"/>
        </w:rPr>
      </w:pPr>
      <w:bookmarkStart w:id="12" w:name="_Toc237957392"/>
      <w:r>
        <w:rPr>
          <w:rFonts w:hint="eastAsia"/>
        </w:rPr>
        <w:t xml:space="preserve">12. </w:t>
      </w:r>
      <w:r w:rsidRPr="0064126E">
        <w:t>Agent 的记忆⼀般怎么设计？</w:t>
      </w:r>
      <w:bookmarkEnd w:id="12"/>
    </w:p>
    <w:p w14:paraId="1EC32455" w14:textId="22257B8A" w:rsidR="0064126E" w:rsidRDefault="0064126E" w:rsidP="00471F7C">
      <w:pPr>
        <w:rPr>
          <w:rFonts w:hint="eastAsia"/>
        </w:rPr>
      </w:pPr>
      <w:r w:rsidRPr="0064126E">
        <w:t xml:space="preserve"> A： 分层设计最常⻅：⼯作记忆（当前轨迹与关键结论）+ 会话记忆（摘要滚动）+ ⻓期记忆（向 量检索/结构化库）。写⼊要区分「事实」与「推断」，并带时间戳与来源，便于更新与撤销。</w:t>
      </w:r>
    </w:p>
    <w:p w14:paraId="2181157A" w14:textId="528E9E2A" w:rsidR="0064126E" w:rsidRDefault="0064126E" w:rsidP="0064126E">
      <w:pPr>
        <w:pStyle w:val="3"/>
        <w:rPr>
          <w:rFonts w:hint="eastAsia"/>
        </w:rPr>
      </w:pPr>
      <w:bookmarkStart w:id="13" w:name="_Toc237957393"/>
      <w:r>
        <w:rPr>
          <w:rFonts w:hint="eastAsia"/>
        </w:rPr>
        <w:t xml:space="preserve">13. </w:t>
      </w:r>
      <w:r w:rsidRPr="0064126E">
        <w:t>规划和执⾏要不要拆开两个模型？</w:t>
      </w:r>
      <w:bookmarkEnd w:id="13"/>
    </w:p>
    <w:p w14:paraId="6AAB89F6" w14:textId="100CC69A" w:rsidR="0064126E" w:rsidRDefault="0064126E" w:rsidP="00471F7C">
      <w:pPr>
        <w:rPr>
          <w:rFonts w:hint="eastAsia"/>
        </w:rPr>
      </w:pPr>
      <w:r w:rsidRPr="0064126E">
        <w:t xml:space="preserve"> A： 视任务⽽定。Planner-Executor 拆分可提升可控性（强模型规划、快模型执⾏）；单模型端到端更简单但易在⻓链路漂移。可混合：规划⽤强模型，执⾏层做确定性校验。</w:t>
      </w:r>
    </w:p>
    <w:p w14:paraId="240D7511" w14:textId="0539D4F3" w:rsidR="00D95EC2" w:rsidRDefault="00D95EC2" w:rsidP="00D95EC2">
      <w:pPr>
        <w:pStyle w:val="3"/>
        <w:rPr>
          <w:rFonts w:hint="eastAsia"/>
        </w:rPr>
      </w:pPr>
      <w:bookmarkStart w:id="14" w:name="_Toc237957394"/>
      <w:r>
        <w:rPr>
          <w:rFonts w:hint="eastAsia"/>
        </w:rPr>
        <w:t xml:space="preserve">14. </w:t>
      </w:r>
      <w:r w:rsidRPr="00D95EC2">
        <w:t>反思是不是必须？</w:t>
      </w:r>
      <w:bookmarkEnd w:id="14"/>
    </w:p>
    <w:p w14:paraId="25218765" w14:textId="7A3A2795" w:rsidR="0064126E" w:rsidRDefault="00D95EC2" w:rsidP="00471F7C">
      <w:pPr>
        <w:rPr>
          <w:rFonts w:hint="eastAsia"/>
        </w:rPr>
      </w:pPr>
      <w:r w:rsidRPr="00D95EC2">
        <w:t xml:space="preserve"> 应对： 不是必须，但对⾼ stakes 或易错⼯具场景收益⼤；成本是额外延迟与 Token</w:t>
      </w:r>
    </w:p>
    <w:p w14:paraId="2C513B07" w14:textId="0FE8F194" w:rsidR="003053F2" w:rsidRDefault="003053F2" w:rsidP="003053F2">
      <w:pPr>
        <w:pStyle w:val="3"/>
        <w:rPr>
          <w:rFonts w:hint="eastAsia"/>
        </w:rPr>
      </w:pPr>
      <w:bookmarkStart w:id="15" w:name="_Toc237957395"/>
      <w:r>
        <w:rPr>
          <w:rFonts w:hint="eastAsia"/>
        </w:rPr>
        <w:t xml:space="preserve">15. </w:t>
      </w:r>
      <w:r w:rsidRPr="003053F2">
        <w:t>如何避免 Agent 在⼯具调⽤间「迷失」？</w:t>
      </w:r>
      <w:bookmarkEnd w:id="15"/>
    </w:p>
    <w:p w14:paraId="43E053FE" w14:textId="4EAF0B4C" w:rsidR="003053F2" w:rsidRDefault="003053F2" w:rsidP="00471F7C">
      <w:pPr>
        <w:rPr>
          <w:rFonts w:hint="eastAsia"/>
        </w:rPr>
      </w:pPr>
      <w:r w:rsidRPr="003053F2">
        <w:t xml:space="preserve"> A： 明确 停⽌条件 与 最⼤步数； 维护 任务清单（todo） 与 当前⼦⽬标； 对每步输出要求 结构化（JSON）； 关键步骤 强制验证（单元测试式检查、⼆次 LLM 审核）</w:t>
      </w:r>
    </w:p>
    <w:p w14:paraId="62D6C7DE" w14:textId="348B178F" w:rsidR="005063E5" w:rsidRDefault="005063E5" w:rsidP="005063E5">
      <w:pPr>
        <w:pStyle w:val="3"/>
        <w:rPr>
          <w:rFonts w:hint="eastAsia"/>
        </w:rPr>
      </w:pPr>
      <w:bookmarkStart w:id="16" w:name="_Toc237957396"/>
      <w:r>
        <w:rPr>
          <w:rFonts w:hint="eastAsia"/>
        </w:rPr>
        <w:t xml:space="preserve">16. </w:t>
      </w:r>
      <w:r w:rsidRPr="005063E5">
        <w:t>结果冲突怎么整合？</w:t>
      </w:r>
      <w:bookmarkEnd w:id="16"/>
    </w:p>
    <w:p w14:paraId="77AB59EB" w14:textId="0C2E2F3C" w:rsidR="003053F2" w:rsidRDefault="005063E5" w:rsidP="00471F7C">
      <w:pPr>
        <w:rPr>
          <w:rFonts w:hint="eastAsia"/>
        </w:rPr>
      </w:pPr>
      <w:r w:rsidRPr="005063E5">
        <w:t xml:space="preserve"> 应对： 优先级规则（权威源 &gt; 时间新 &gt; 多源⼀致）、让模型显式输出「冲突说明」、必要时触 发⼈⼯</w:t>
      </w:r>
    </w:p>
    <w:p w14:paraId="709836E7" w14:textId="01614019" w:rsidR="00FC3BDF" w:rsidRDefault="00FC3BDF" w:rsidP="00FC3BDF">
      <w:pPr>
        <w:pStyle w:val="3"/>
        <w:rPr>
          <w:rFonts w:hint="eastAsia"/>
        </w:rPr>
      </w:pPr>
      <w:bookmarkStart w:id="17" w:name="_Toc237957397"/>
      <w:r>
        <w:rPr>
          <w:rFonts w:hint="eastAsia"/>
        </w:rPr>
        <w:lastRenderedPageBreak/>
        <w:t>17. 智能体理论</w:t>
      </w:r>
      <w:bookmarkEnd w:id="17"/>
    </w:p>
    <w:p w14:paraId="1E19F187" w14:textId="33461136" w:rsidR="00FC3BDF" w:rsidRDefault="00FC3BDF" w:rsidP="00FC3BDF">
      <w:pPr>
        <w:rPr>
          <w:rFonts w:hint="eastAsia"/>
        </w:rPr>
      </w:pPr>
      <w:r>
        <w:rPr>
          <w:noProof/>
        </w:rPr>
        <w:drawing>
          <wp:inline distT="0" distB="0" distL="0" distR="0" wp14:anchorId="220F21E8" wp14:editId="1290C64A">
            <wp:extent cx="5274310" cy="2244090"/>
            <wp:effectExtent l="0" t="0" r="2540" b="3810"/>
            <wp:docPr id="1638332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32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AE3D" w14:textId="00DC9D18" w:rsidR="00FC3BDF" w:rsidRDefault="00FC3BDF" w:rsidP="00FC3BDF">
      <w:pPr>
        <w:rPr>
          <w:rFonts w:hint="eastAsia"/>
        </w:rPr>
      </w:pPr>
      <w:r>
        <w:rPr>
          <w:noProof/>
        </w:rPr>
        <w:drawing>
          <wp:inline distT="0" distB="0" distL="0" distR="0" wp14:anchorId="2A835353" wp14:editId="0B205413">
            <wp:extent cx="4780952" cy="1285714"/>
            <wp:effectExtent l="0" t="0" r="635" b="0"/>
            <wp:docPr id="1649505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DFD0" w14:textId="6A6EF42C" w:rsidR="009039B8" w:rsidRDefault="009039B8" w:rsidP="009039B8">
      <w:pPr>
        <w:pStyle w:val="3"/>
        <w:rPr>
          <w:rFonts w:hint="eastAsia"/>
        </w:rPr>
      </w:pPr>
      <w:bookmarkStart w:id="18" w:name="_Toc237957398"/>
      <w:r>
        <w:rPr>
          <w:rFonts w:hint="eastAsia"/>
        </w:rPr>
        <w:t xml:space="preserve">18. </w:t>
      </w:r>
      <w:r w:rsidRPr="009039B8">
        <w:t>基于效⽤的 Agent 和基于⽬标的有什么区别？</w:t>
      </w:r>
      <w:bookmarkEnd w:id="18"/>
    </w:p>
    <w:p w14:paraId="13BB2CB3" w14:textId="4A00DCA1" w:rsidR="009039B8" w:rsidRDefault="009039B8" w:rsidP="00FC3BDF">
      <w:pPr>
        <w:rPr>
          <w:rFonts w:hint="eastAsia"/>
        </w:rPr>
      </w:pPr>
      <w:r w:rsidRPr="009039B8">
        <w:t xml:space="preserve"> A： ⽬标型关注「是否达成」；效⽤型在多个冲突⽬标间做权衡（成本、时延、⻛险、⽤户偏好）， 选综合最优⽽⾮单点达成。</w:t>
      </w:r>
    </w:p>
    <w:p w14:paraId="18FD621E" w14:textId="66BC7974" w:rsidR="00F07AA7" w:rsidRDefault="00F07AA7" w:rsidP="00F07AA7">
      <w:pPr>
        <w:pStyle w:val="3"/>
        <w:rPr>
          <w:rFonts w:hint="eastAsia"/>
        </w:rPr>
      </w:pPr>
      <w:bookmarkStart w:id="19" w:name="_Toc237957399"/>
      <w:r>
        <w:rPr>
          <w:rFonts w:hint="eastAsia"/>
        </w:rPr>
        <w:t xml:space="preserve">19. </w:t>
      </w:r>
      <w:r w:rsidRPr="00F07AA7">
        <w:t>反应式 Agent 有什么优缺点？</w:t>
      </w:r>
      <w:bookmarkEnd w:id="19"/>
    </w:p>
    <w:p w14:paraId="28C3BB42" w14:textId="434714FF" w:rsidR="00F07AA7" w:rsidRDefault="00F07AA7" w:rsidP="00FC3BDF">
      <w:pPr>
        <w:rPr>
          <w:rFonts w:hint="eastAsia"/>
        </w:rPr>
      </w:pPr>
      <w:r w:rsidRPr="00F07AA7">
        <w:t xml:space="preserve"> A： 优点：快、可解释、易测试。缺点：对⻓程依赖与复杂推理弱；遇到未⻅输⼊可能失效。常与 分层架构结合。</w:t>
      </w:r>
    </w:p>
    <w:p w14:paraId="7EF4D612" w14:textId="77777777" w:rsidR="00F07AA7" w:rsidRDefault="00F07AA7" w:rsidP="00F07AA7">
      <w:pPr>
        <w:pStyle w:val="3"/>
        <w:rPr>
          <w:rFonts w:hint="eastAsia"/>
        </w:rPr>
      </w:pPr>
      <w:bookmarkStart w:id="20" w:name="_Toc237957400"/>
      <w:r>
        <w:rPr>
          <w:rFonts w:hint="eastAsia"/>
        </w:rPr>
        <w:t xml:space="preserve">20. </w:t>
      </w:r>
      <w:r w:rsidRPr="00F07AA7">
        <w:t>LLM Agent ⼀般算哪⼀类？</w:t>
      </w:r>
      <w:bookmarkEnd w:id="20"/>
    </w:p>
    <w:p w14:paraId="6F608330" w14:textId="3E8B3ECB" w:rsidR="00F07AA7" w:rsidRDefault="00F07AA7" w:rsidP="00FC3BDF">
      <w:pPr>
        <w:rPr>
          <w:rFonts w:hint="eastAsia"/>
        </w:rPr>
      </w:pPr>
      <w:r w:rsidRPr="00F07AA7">
        <w:t xml:space="preserve"> 应对： 常是混合型：底层是模型推理，上层可接⽬标/效⽤（打分选路径）+ 记忆（世界状态） + 学习（反馈更新）</w:t>
      </w:r>
    </w:p>
    <w:p w14:paraId="52BB342C" w14:textId="48D47A0C" w:rsidR="005A525E" w:rsidRDefault="005A525E" w:rsidP="005A525E">
      <w:pPr>
        <w:pStyle w:val="3"/>
        <w:rPr>
          <w:rFonts w:hint="eastAsia"/>
        </w:rPr>
      </w:pPr>
      <w:bookmarkStart w:id="21" w:name="_Toc237957401"/>
      <w:r>
        <w:rPr>
          <w:rFonts w:hint="eastAsia"/>
        </w:rPr>
        <w:t xml:space="preserve">21. </w:t>
      </w:r>
      <w:r w:rsidRPr="005A525E">
        <w:t>企业内部落地 Agent，你最先关⼼哪三个⾮功能需求？</w:t>
      </w:r>
      <w:bookmarkEnd w:id="21"/>
    </w:p>
    <w:p w14:paraId="1CA37CF3" w14:textId="3CEFB338" w:rsidR="00D63880" w:rsidRDefault="005A525E" w:rsidP="00FC3BDF">
      <w:pPr>
        <w:rPr>
          <w:rFonts w:hint="eastAsia"/>
        </w:rPr>
      </w:pPr>
      <w:r w:rsidRPr="005A525E">
        <w:t xml:space="preserve"> A： 安全与合规（权限、审计）、可控性（⼈在回路、⼯具⽩名单）、可观测性（轨迹、指标、回 放）</w:t>
      </w:r>
    </w:p>
    <w:p w14:paraId="69F6865D" w14:textId="77777777" w:rsidR="00494B99" w:rsidRDefault="00494B99" w:rsidP="00494B99">
      <w:pPr>
        <w:pStyle w:val="3"/>
        <w:rPr>
          <w:rFonts w:hint="eastAsia"/>
        </w:rPr>
      </w:pPr>
      <w:bookmarkStart w:id="22" w:name="_Toc237957402"/>
      <w:r>
        <w:rPr>
          <w:rFonts w:hint="eastAsia"/>
        </w:rPr>
        <w:lastRenderedPageBreak/>
        <w:t xml:space="preserve">22. </w:t>
      </w:r>
      <w:r w:rsidRPr="00494B99">
        <w:t>客服场景如何降低幻觉？</w:t>
      </w:r>
      <w:bookmarkEnd w:id="22"/>
    </w:p>
    <w:p w14:paraId="1849EBC6" w14:textId="60E5C655" w:rsidR="00494B99" w:rsidRDefault="00494B99" w:rsidP="00FC3BDF">
      <w:pPr>
        <w:rPr>
          <w:rFonts w:hint="eastAsia"/>
        </w:rPr>
      </w:pPr>
      <w:r w:rsidRPr="00494B99">
        <w:t xml:space="preserve"> 应对： 强 RAG 溯源、禁⽌⽆引⽤断⾔、模板化答复、未知则转⼈⼯。</w:t>
      </w:r>
    </w:p>
    <w:p w14:paraId="4FB27494" w14:textId="369DDD38" w:rsidR="00494B99" w:rsidRDefault="00494B99" w:rsidP="00494B99">
      <w:pPr>
        <w:pStyle w:val="3"/>
        <w:rPr>
          <w:rFonts w:hint="eastAsia"/>
        </w:rPr>
      </w:pPr>
      <w:bookmarkStart w:id="23" w:name="_Toc237957403"/>
      <w:r>
        <w:rPr>
          <w:rFonts w:hint="eastAsia"/>
        </w:rPr>
        <w:t>23.agent局限性</w:t>
      </w:r>
      <w:bookmarkEnd w:id="23"/>
    </w:p>
    <w:p w14:paraId="31F061CE" w14:textId="104F1BF8" w:rsidR="00494B99" w:rsidRDefault="00E553E5" w:rsidP="00494B99">
      <w:pPr>
        <w:rPr>
          <w:rFonts w:hint="eastAsia"/>
        </w:rPr>
      </w:pPr>
      <w:r w:rsidRPr="00E553E5">
        <w:t>Agent 把能⼒做强的同时，把 错误放⼤ 到多步；⼯程上要「限步、限权、可观测、可回滚」</w:t>
      </w:r>
    </w:p>
    <w:p w14:paraId="6058802D" w14:textId="77777777" w:rsidR="00E553E5" w:rsidRDefault="00E553E5" w:rsidP="00494B99">
      <w:pPr>
        <w:rPr>
          <w:rFonts w:hint="eastAsia"/>
        </w:rPr>
      </w:pPr>
      <w:r w:rsidRPr="00E553E5">
        <w:t>1. 幻觉 模型编造事实或⼯具参数；对策：检索 grounding、约束解码、验证器。</w:t>
      </w:r>
    </w:p>
    <w:p w14:paraId="566E1338" w14:textId="77777777" w:rsidR="00E553E5" w:rsidRDefault="00E553E5" w:rsidP="00494B99">
      <w:pPr>
        <w:rPr>
          <w:rFonts w:hint="eastAsia"/>
        </w:rPr>
      </w:pPr>
      <w:r w:rsidRPr="00E553E5">
        <w:t xml:space="preserve">2. 安全性 Prompt 注⼊、⼯具滥⽤、数据外泄；对策：分层信任域、输出过滤、秘密不⼊模型上下⽂。 </w:t>
      </w:r>
    </w:p>
    <w:p w14:paraId="68F450E7" w14:textId="77777777" w:rsidR="00E553E5" w:rsidRDefault="00E553E5" w:rsidP="00494B99">
      <w:pPr>
        <w:rPr>
          <w:rFonts w:hint="eastAsia"/>
        </w:rPr>
      </w:pPr>
      <w:r w:rsidRPr="00E553E5">
        <w:t>3. 成本控制 ⻓链路 × ⼤上下⽂；对策：摘要、⼩模型路由、缓存、批处理⼯具。</w:t>
      </w:r>
    </w:p>
    <w:p w14:paraId="03E58ABD" w14:textId="77777777" w:rsidR="00E553E5" w:rsidRDefault="00E553E5" w:rsidP="00494B99">
      <w:pPr>
        <w:rPr>
          <w:rFonts w:hint="eastAsia"/>
        </w:rPr>
      </w:pPr>
      <w:r w:rsidRPr="00E553E5">
        <w:t xml:space="preserve"> 4. 可解释性 提供 轨迹、引⽤、决策⽇志；关键操作 可回放。</w:t>
      </w:r>
    </w:p>
    <w:p w14:paraId="195C4443" w14:textId="7FD0AF64" w:rsidR="00E553E5" w:rsidRDefault="00E553E5" w:rsidP="00494B99">
      <w:pPr>
        <w:rPr>
          <w:rFonts w:hint="eastAsia"/>
        </w:rPr>
      </w:pPr>
      <w:r w:rsidRPr="00E553E5">
        <w:t xml:space="preserve"> 5. 评估困难 单轮 BLEU 不适⽤；需 过程指标（⼯具是否正确）、结果指标（任务是否完成）、⼈⼯抽检。</w:t>
      </w:r>
    </w:p>
    <w:p w14:paraId="2E0E099E" w14:textId="734C2633" w:rsidR="00562B8F" w:rsidRDefault="00562B8F" w:rsidP="00562B8F">
      <w:pPr>
        <w:pStyle w:val="3"/>
        <w:rPr>
          <w:rFonts w:hint="eastAsia"/>
        </w:rPr>
      </w:pPr>
      <w:bookmarkStart w:id="24" w:name="_Toc237957404"/>
      <w:r>
        <w:rPr>
          <w:rFonts w:hint="eastAsia"/>
        </w:rPr>
        <w:t>24.</w:t>
      </w:r>
      <w:r w:rsidRPr="00562B8F">
        <w:t>怎么评估⼀个 Agent 的好坏？</w:t>
      </w:r>
      <w:bookmarkEnd w:id="24"/>
    </w:p>
    <w:p w14:paraId="28D656C4" w14:textId="79CF608A" w:rsidR="00562B8F" w:rsidRDefault="00562B8F" w:rsidP="00494B99">
      <w:pPr>
        <w:rPr>
          <w:rFonts w:hint="eastAsia"/>
        </w:rPr>
      </w:pPr>
      <w:r w:rsidRPr="00562B8F">
        <w:t>分层评估：任务成功率、平均步数/成本、⼯具错误率、⽤户满意度、安全事件数；基准可包 括静态数据集 + 仿真环境 + 线上 A/B。</w:t>
      </w:r>
    </w:p>
    <w:p w14:paraId="73A6F76B" w14:textId="42C3316B" w:rsidR="00A9437F" w:rsidRDefault="00A9437F" w:rsidP="00A9437F">
      <w:pPr>
        <w:pStyle w:val="3"/>
        <w:rPr>
          <w:rFonts w:hint="eastAsia"/>
        </w:rPr>
      </w:pPr>
      <w:bookmarkStart w:id="25" w:name="_Toc237957405"/>
      <w:r>
        <w:rPr>
          <w:rFonts w:hint="eastAsia"/>
        </w:rPr>
        <w:t xml:space="preserve">25. </w:t>
      </w:r>
      <w:r w:rsidRPr="00A9437F">
        <w:t>Agent 的最⼤⻛险是什么？</w:t>
      </w:r>
      <w:bookmarkEnd w:id="25"/>
    </w:p>
    <w:p w14:paraId="203606F1" w14:textId="24A1F0FE" w:rsidR="00A9437F" w:rsidRDefault="00A9437F" w:rsidP="00494B99">
      <w:pPr>
        <w:rPr>
          <w:rFonts w:hint="eastAsia"/>
        </w:rPr>
      </w:pPr>
      <w:r w:rsidRPr="00A9437F">
        <w:t xml:space="preserve"> A： 复合错误与权限滥⽤—— 单步⼩错在多步放⼤，或⼯具被诱导执⾏⾼危操作；因此必须 最⼩ 权限 + 强审计 + ⼈在回路。</w:t>
      </w:r>
    </w:p>
    <w:p w14:paraId="631AB90D" w14:textId="3BC164B9" w:rsidR="00A9437F" w:rsidRDefault="00A9437F" w:rsidP="00A9437F">
      <w:pPr>
        <w:pStyle w:val="3"/>
        <w:rPr>
          <w:rFonts w:hint="eastAsia"/>
        </w:rPr>
      </w:pPr>
      <w:bookmarkStart w:id="26" w:name="_Toc237957406"/>
      <w:r>
        <w:rPr>
          <w:rFonts w:hint="eastAsia"/>
        </w:rPr>
        <w:t xml:space="preserve">26. </w:t>
      </w:r>
      <w:r w:rsidRPr="00A9437F">
        <w:t>如何防⽌ Prompt 注⼊？</w:t>
      </w:r>
      <w:bookmarkEnd w:id="26"/>
    </w:p>
    <w:p w14:paraId="70A2437C" w14:textId="2CFC38C5" w:rsidR="00A9437F" w:rsidRDefault="00A9437F" w:rsidP="00494B99">
      <w:pPr>
        <w:rPr>
          <w:rFonts w:hint="eastAsia"/>
        </w:rPr>
      </w:pPr>
      <w:r w:rsidRPr="00A9437F">
        <w:t xml:space="preserve"> 应对： ⼯具层鉴权与⽤户身份绑定、结构化分隔⽤户内容与指令、敏感操作⼆次确认、输出侧 DLP</w:t>
      </w:r>
    </w:p>
    <w:p w14:paraId="6A81CC27" w14:textId="40325D12" w:rsidR="009B5481" w:rsidRDefault="009B5481" w:rsidP="009B5481">
      <w:pPr>
        <w:pStyle w:val="3"/>
        <w:rPr>
          <w:rFonts w:hint="eastAsia"/>
        </w:rPr>
      </w:pPr>
      <w:bookmarkStart w:id="27" w:name="_Toc237957407"/>
      <w:r>
        <w:rPr>
          <w:rFonts w:hint="eastAsia"/>
        </w:rPr>
        <w:t xml:space="preserve">27. </w:t>
      </w:r>
      <w:r w:rsidRPr="009B5481">
        <w:t>ReAct 框架⾥三个字⺟代表什么？解决什么问题？</w:t>
      </w:r>
      <w:bookmarkEnd w:id="27"/>
      <w:r w:rsidRPr="009B5481">
        <w:t xml:space="preserve"> </w:t>
      </w:r>
    </w:p>
    <w:p w14:paraId="099D0681" w14:textId="7A38A794" w:rsidR="00FC0D83" w:rsidRDefault="009B5481" w:rsidP="00494B99">
      <w:pPr>
        <w:rPr>
          <w:rFonts w:hint="eastAsia"/>
        </w:rPr>
      </w:pPr>
      <w:r w:rsidRPr="009B5481">
        <w:t>A： Reasoning + Acting：在⽣成中交替进⾏ 推理（Thought） 与 ⾏动（Action），并接收 观 察（Observation）。它解决的是：模型仅「空想」容易偏离事实；通过 显式推理 + ⼯具反馈 把 推理锚定在真实环境上。</w:t>
      </w:r>
    </w:p>
    <w:p w14:paraId="2C7135C6" w14:textId="28FCEF92" w:rsidR="00D21B9A" w:rsidRDefault="00D21B9A" w:rsidP="00D21B9A">
      <w:pPr>
        <w:pStyle w:val="3"/>
        <w:rPr>
          <w:rFonts w:hint="eastAsia"/>
        </w:rPr>
      </w:pPr>
      <w:bookmarkStart w:id="28" w:name="_Toc237957408"/>
      <w:r>
        <w:rPr>
          <w:rFonts w:hint="eastAsia"/>
        </w:rPr>
        <w:t xml:space="preserve">28. </w:t>
      </w:r>
      <w:r w:rsidRPr="00D21B9A">
        <w:t>你会如何设计 Agent 的停⽌条件？</w:t>
      </w:r>
      <w:bookmarkEnd w:id="28"/>
    </w:p>
    <w:p w14:paraId="7185E67C" w14:textId="0F93996A" w:rsidR="00D21B9A" w:rsidRDefault="00D21B9A" w:rsidP="00D21B9A">
      <w:pPr>
        <w:rPr>
          <w:rFonts w:hint="eastAsia"/>
        </w:rPr>
      </w:pPr>
      <w:r w:rsidRPr="00D21B9A">
        <w:t xml:space="preserve"> A： 组合使⽤：模型声明 finish、任务清单全部完成、达到步数/预算上限、超时、</w:t>
      </w:r>
      <w:r w:rsidRPr="00D21B9A">
        <w:lastRenderedPageBreak/>
        <w:t>连续⽆进展检 测、外部成功信号（如测试通过）。⽣产环境必须有 硬上限 防⽌死循环。</w:t>
      </w:r>
    </w:p>
    <w:p w14:paraId="265601E4" w14:textId="7A2BA466" w:rsidR="00A8053F" w:rsidRDefault="00A8053F" w:rsidP="00A8053F">
      <w:pPr>
        <w:pStyle w:val="3"/>
        <w:rPr>
          <w:rFonts w:hint="eastAsia"/>
        </w:rPr>
      </w:pPr>
      <w:bookmarkStart w:id="29" w:name="_Toc237957409"/>
      <w:r>
        <w:rPr>
          <w:rFonts w:hint="eastAsia"/>
        </w:rPr>
        <w:t xml:space="preserve">29. </w:t>
      </w:r>
      <w:r w:rsidRPr="00A8053F">
        <w:t>⼯具描述（tool description）为什么⾮常重要？</w:t>
      </w:r>
      <w:bookmarkEnd w:id="29"/>
    </w:p>
    <w:p w14:paraId="3092AE7C" w14:textId="0EEC9D2A" w:rsidR="00A8053F" w:rsidRDefault="00A8053F" w:rsidP="00D21B9A">
      <w:pPr>
        <w:rPr>
          <w:rFonts w:hint="eastAsia"/>
        </w:rPr>
      </w:pPr>
      <w:r w:rsidRPr="00A8053F">
        <w:t xml:space="preserve"> A： 模型靠描述做 ⼯具选择；描述不清会导致 选错⼯具、参数幻觉。好的描述包含：何时⽤、何 时不⽤、参数含义、错误示例、返回格式。</w:t>
      </w:r>
    </w:p>
    <w:p w14:paraId="2C5AE14C" w14:textId="197BEF3F" w:rsidR="00A8053F" w:rsidRDefault="00A8053F" w:rsidP="00A8053F">
      <w:pPr>
        <w:pStyle w:val="3"/>
        <w:rPr>
          <w:rFonts w:hint="eastAsia"/>
        </w:rPr>
      </w:pPr>
      <w:bookmarkStart w:id="30" w:name="_Toc237957410"/>
      <w:r>
        <w:rPr>
          <w:rFonts w:hint="eastAsia"/>
        </w:rPr>
        <w:t xml:space="preserve">30. </w:t>
      </w:r>
      <w:r w:rsidRPr="00A8053F">
        <w:t>Memory ⽤向量库就够了吗？</w:t>
      </w:r>
      <w:bookmarkEnd w:id="30"/>
    </w:p>
    <w:p w14:paraId="7DD2E5C4" w14:textId="57F35042" w:rsidR="00A8053F" w:rsidRDefault="00A8053F" w:rsidP="00D21B9A">
      <w:pPr>
        <w:rPr>
          <w:rFonts w:hint="eastAsia"/>
        </w:rPr>
      </w:pPr>
      <w:r w:rsidRPr="00A8053F">
        <w:t xml:space="preserve"> A： 不够。向量检索擅⻓相似度，但弱于精确约束与关系推理。⼯程上常⻅ 向量 + 关键词/结构 化库 + 图谱（按需），并维护 元数据与权限</w:t>
      </w:r>
    </w:p>
    <w:p w14:paraId="144DA152" w14:textId="45D87B08" w:rsidR="00906F8A" w:rsidRDefault="0085206A" w:rsidP="0085206A">
      <w:pPr>
        <w:pStyle w:val="3"/>
        <w:rPr>
          <w:rFonts w:hint="eastAsia"/>
        </w:rPr>
      </w:pPr>
      <w:bookmarkStart w:id="31" w:name="_Toc237957411"/>
      <w:r>
        <w:rPr>
          <w:rFonts w:hint="eastAsia"/>
        </w:rPr>
        <w:t>31. 为什么要维护元数据库?</w:t>
      </w:r>
      <w:bookmarkEnd w:id="31"/>
    </w:p>
    <w:p w14:paraId="31604D10" w14:textId="77777777" w:rsidR="00767BA1" w:rsidRPr="00767BA1" w:rsidRDefault="00767BA1" w:rsidP="00767BA1">
      <w:pPr>
        <w:rPr>
          <w:rFonts w:hint="eastAsia"/>
        </w:rPr>
      </w:pPr>
      <w:r w:rsidRPr="00767BA1">
        <w:t>元数据是‘关于数据的数据’。维护元数据库是为了给系统和 AI 提供一张**‘数据地图’**</w:t>
      </w:r>
      <w:r>
        <w:rPr>
          <w:rFonts w:hint="eastAsia"/>
        </w:rPr>
        <w:t>,</w:t>
      </w:r>
      <w:r w:rsidRPr="00767BA1">
        <w:t>在复杂的企业级应用中，元数据库是连接‘物理存储’和‘业务逻辑’的桥梁，是实现自动化和智能化的基础。”</w:t>
      </w:r>
    </w:p>
    <w:p w14:paraId="49595C8D" w14:textId="77777777" w:rsidR="00767BA1" w:rsidRPr="00767BA1" w:rsidRDefault="00767BA1" w:rsidP="00767BA1">
      <w:pPr>
        <w:tabs>
          <w:tab w:val="left" w:pos="35"/>
        </w:tabs>
        <w:rPr>
          <w:rFonts w:hint="eastAsia"/>
          <w:b/>
          <w:bCs/>
        </w:rPr>
      </w:pPr>
      <w:r>
        <w:rPr>
          <w:rFonts w:hint="eastAsia"/>
        </w:rPr>
        <w:tab/>
      </w:r>
      <w:r w:rsidRPr="00767BA1">
        <w:rPr>
          <w:b/>
          <w:bCs/>
        </w:rPr>
        <w:t>数据发现与检索效率 (Efficiency)</w:t>
      </w:r>
    </w:p>
    <w:p w14:paraId="0180FBE7" w14:textId="77777777" w:rsidR="00767BA1" w:rsidRPr="00767BA1" w:rsidRDefault="00767BA1" w:rsidP="00767BA1">
      <w:pPr>
        <w:tabs>
          <w:tab w:val="left" w:pos="923"/>
        </w:tabs>
        <w:rPr>
          <w:rFonts w:hint="eastAsia"/>
          <w:b/>
          <w:bCs/>
        </w:rPr>
      </w:pPr>
      <w:r w:rsidRPr="00767BA1">
        <w:rPr>
          <w:b/>
          <w:bCs/>
        </w:rPr>
        <w:t>数据治理与血缘分析 (Governance &amp; Lineage)</w:t>
      </w:r>
    </w:p>
    <w:p w14:paraId="1EC2FD61" w14:textId="77777777" w:rsidR="00767BA1" w:rsidRPr="00767BA1" w:rsidRDefault="00767BA1" w:rsidP="00767BA1">
      <w:pPr>
        <w:tabs>
          <w:tab w:val="left" w:pos="923"/>
        </w:tabs>
        <w:rPr>
          <w:rFonts w:hint="eastAsia"/>
          <w:b/>
          <w:bCs/>
        </w:rPr>
      </w:pPr>
      <w:r w:rsidRPr="00767BA1">
        <w:rPr>
          <w:b/>
          <w:bCs/>
        </w:rPr>
        <w:t>安全与合规控制 (Security &amp; Compliance)</w:t>
      </w:r>
    </w:p>
    <w:p w14:paraId="6DA18D37" w14:textId="77777777" w:rsidR="00767BA1" w:rsidRPr="00767BA1" w:rsidRDefault="00767BA1" w:rsidP="00767BA1">
      <w:pPr>
        <w:tabs>
          <w:tab w:val="left" w:pos="923"/>
        </w:tabs>
        <w:rPr>
          <w:rFonts w:hint="eastAsia"/>
          <w:b/>
          <w:bCs/>
        </w:rPr>
      </w:pPr>
      <w:r w:rsidRPr="00767BA1">
        <w:rPr>
          <w:b/>
          <w:bCs/>
        </w:rPr>
        <w:t>业务语义映射 (Semantic Mapping)</w:t>
      </w:r>
    </w:p>
    <w:p w14:paraId="402AA06D" w14:textId="77777777" w:rsidR="006B0A3E" w:rsidRPr="006B0A3E" w:rsidRDefault="00767BA1" w:rsidP="006B0A3E">
      <w:pPr>
        <w:tabs>
          <w:tab w:val="left" w:pos="923"/>
        </w:tabs>
        <w:rPr>
          <w:rFonts w:hint="eastAsia"/>
        </w:rPr>
      </w:pPr>
      <w:bookmarkStart w:id="32" w:name="_Toc237957412"/>
      <w:r w:rsidRPr="006B0A3E">
        <w:rPr>
          <w:rStyle w:val="30"/>
        </w:rPr>
        <w:t xml:space="preserve">32. </w:t>
      </w:r>
      <w:r w:rsidR="006B0A3E" w:rsidRPr="006B0A3E">
        <w:rPr>
          <w:rStyle w:val="30"/>
        </w:rPr>
        <w:t>“如果元数据库更新不及时（陈旧了）怎么办？</w:t>
      </w:r>
      <w:bookmarkEnd w:id="32"/>
      <w:r w:rsidR="006B0A3E" w:rsidRPr="006B0A3E">
        <w:t>”</w:t>
      </w:r>
    </w:p>
    <w:p w14:paraId="3E5945C5" w14:textId="77777777" w:rsidR="006B0A3E" w:rsidRDefault="006B0A3E" w:rsidP="006B0A3E">
      <w:pPr>
        <w:tabs>
          <w:tab w:val="left" w:pos="923"/>
        </w:tabs>
        <w:rPr>
          <w:rFonts w:hint="eastAsia"/>
        </w:rPr>
      </w:pPr>
      <w:r w:rsidRPr="006B0A3E">
        <w:rPr>
          <w:b/>
          <w:bCs/>
        </w:rPr>
        <w:t>应对：</w:t>
      </w:r>
      <w:r w:rsidRPr="006B0A3E">
        <w:t> “这是元数据管理的核心痛点。我们通常采取**‘自动化采集’**机制，比如监听数据库变更日志（CDC），或者在 CI/CD 流水线中加入元数据上报环节，确保‘代码动，元数据随之动’，减少人工维护的误差。”</w:t>
      </w:r>
    </w:p>
    <w:p w14:paraId="6235EDC0" w14:textId="77777777" w:rsidR="00AF5555" w:rsidRDefault="00AF5555" w:rsidP="00AF5555">
      <w:pPr>
        <w:pStyle w:val="3"/>
        <w:rPr>
          <w:rFonts w:hint="eastAsia"/>
        </w:rPr>
      </w:pPr>
      <w:bookmarkStart w:id="33" w:name="_Toc237957413"/>
      <w:r>
        <w:rPr>
          <w:rFonts w:hint="eastAsia"/>
        </w:rPr>
        <w:t xml:space="preserve">33. </w:t>
      </w:r>
      <w:r w:rsidRPr="00AF5555">
        <w:t>多 Agent 协作和单 Agent 多⼯具怎么选？</w:t>
      </w:r>
      <w:bookmarkEnd w:id="33"/>
    </w:p>
    <w:p w14:paraId="736A5D13" w14:textId="13C75C8B" w:rsidR="006B0A3E" w:rsidRPr="006B0A3E" w:rsidRDefault="00AF5555" w:rsidP="006B0A3E">
      <w:pPr>
        <w:tabs>
          <w:tab w:val="left" w:pos="923"/>
        </w:tabs>
        <w:rPr>
          <w:rFonts w:hint="eastAsia"/>
        </w:rPr>
      </w:pPr>
      <w:r w:rsidRPr="00AF5555">
        <w:t xml:space="preserve"> A： 单 Agent 多⼯具：实现简单、延迟低，适合任务边界清晰。 多 Agent：⻆⾊分⼯、并⾏探索、对抗审查（如「批评者 Agent」）；但带来 协调成本与⼀致性 问题。 选型看 任务分解结构、组织边界、延迟与成本</w:t>
      </w:r>
    </w:p>
    <w:p w14:paraId="7F7BD93A" w14:textId="77777777" w:rsidR="00650557" w:rsidRDefault="00650557" w:rsidP="00650557">
      <w:pPr>
        <w:pStyle w:val="3"/>
        <w:rPr>
          <w:rFonts w:hint="eastAsia"/>
        </w:rPr>
      </w:pPr>
      <w:bookmarkStart w:id="34" w:name="_Toc237957414"/>
      <w:r>
        <w:rPr>
          <w:rFonts w:hint="eastAsia"/>
        </w:rPr>
        <w:t xml:space="preserve">34. </w:t>
      </w:r>
      <w:r w:rsidRPr="00650557">
        <w:t>如何做「⼈在回路」⼜不打断体验？</w:t>
      </w:r>
      <w:bookmarkEnd w:id="34"/>
    </w:p>
    <w:p w14:paraId="5365AB69" w14:textId="47E46D89" w:rsidR="0085206A" w:rsidRDefault="00650557" w:rsidP="00767BA1">
      <w:pPr>
        <w:tabs>
          <w:tab w:val="left" w:pos="923"/>
        </w:tabs>
        <w:rPr>
          <w:rFonts w:hint="eastAsia"/>
        </w:rPr>
      </w:pPr>
      <w:r w:rsidRPr="00650557">
        <w:t xml:space="preserve"> A： 分级：低⻛险⾃动执⾏；中⻛险 异步审批；⾼⻛险 实时确认。产品上 预授权（例如仅本次会 话可读某⽬录）、可撤销、默认最⼩权限。</w:t>
      </w:r>
    </w:p>
    <w:p w14:paraId="0F0D36BB" w14:textId="77777777" w:rsidR="00394EEF" w:rsidRDefault="00394EEF" w:rsidP="00394EEF">
      <w:pPr>
        <w:pStyle w:val="3"/>
        <w:rPr>
          <w:rFonts w:hint="eastAsia"/>
        </w:rPr>
      </w:pPr>
      <w:bookmarkStart w:id="35" w:name="_Toc237957415"/>
      <w:r>
        <w:rPr>
          <w:rFonts w:hint="eastAsia"/>
        </w:rPr>
        <w:lastRenderedPageBreak/>
        <w:t xml:space="preserve">35. </w:t>
      </w:r>
      <w:r w:rsidRPr="00394EEF">
        <w:t>Agent ⽇志应记录什么？</w:t>
      </w:r>
      <w:bookmarkEnd w:id="35"/>
    </w:p>
    <w:p w14:paraId="54D90034" w14:textId="4BA23930" w:rsidR="00650557" w:rsidRDefault="00394EEF" w:rsidP="00767BA1">
      <w:pPr>
        <w:tabs>
          <w:tab w:val="left" w:pos="923"/>
        </w:tabs>
        <w:rPr>
          <w:rFonts w:hint="eastAsia"/>
        </w:rPr>
      </w:pPr>
      <w:r w:rsidRPr="00394EEF">
        <w:t xml:space="preserve"> A： ⽤户输⼊（脱敏）、模型原始输出、解析后的⼯具调⽤、⼯具返回摘要、耗时与 Token、版本号（模型与 Prompt）、追踪 ID，便于复盘与合规审计。</w:t>
      </w:r>
    </w:p>
    <w:p w14:paraId="4D6C3936" w14:textId="77777777" w:rsidR="00394EEF" w:rsidRDefault="00394EEF" w:rsidP="00394EEF">
      <w:pPr>
        <w:pStyle w:val="3"/>
        <w:rPr>
          <w:rFonts w:hint="eastAsia"/>
        </w:rPr>
      </w:pPr>
      <w:bookmarkStart w:id="36" w:name="_Toc237957416"/>
      <w:r>
        <w:rPr>
          <w:rFonts w:hint="eastAsia"/>
        </w:rPr>
        <w:t xml:space="preserve">36. </w:t>
      </w:r>
      <w:r w:rsidRPr="00394EEF">
        <w:t>为什么「让模型⾃⼰选⼯具」可能不如「路由器 + 规则」？</w:t>
      </w:r>
      <w:bookmarkEnd w:id="36"/>
    </w:p>
    <w:p w14:paraId="1821D938" w14:textId="4E9F3976" w:rsidR="00394EEF" w:rsidRDefault="00394EEF" w:rsidP="00767BA1">
      <w:pPr>
        <w:tabs>
          <w:tab w:val="left" w:pos="923"/>
        </w:tabs>
        <w:rPr>
          <w:rFonts w:hint="eastAsia"/>
        </w:rPr>
      </w:pPr>
      <w:r w:rsidRPr="00394EEF">
        <w:t xml:space="preserve"> A： 在 域窄、路径稳定 的场景，路由器更 省成本、可测试、⾏为确定；全模型路由在 开放域 更 灵活。最佳实践常是 混合：易分类⾛规则，难例⾛模型。</w:t>
      </w:r>
    </w:p>
    <w:p w14:paraId="105E3AAD" w14:textId="77777777" w:rsidR="000B6675" w:rsidRDefault="000B6675" w:rsidP="000B6675">
      <w:pPr>
        <w:pStyle w:val="3"/>
        <w:rPr>
          <w:rFonts w:hint="eastAsia"/>
        </w:rPr>
      </w:pPr>
      <w:bookmarkStart w:id="37" w:name="_Toc237957417"/>
      <w:r>
        <w:rPr>
          <w:rFonts w:hint="eastAsia"/>
        </w:rPr>
        <w:t xml:space="preserve">37. </w:t>
      </w:r>
      <w:r w:rsidRPr="000B6675">
        <w:t>简述 Planner-Executor 架构及优缺点。</w:t>
      </w:r>
      <w:bookmarkEnd w:id="37"/>
      <w:r w:rsidRPr="000B6675">
        <w:t xml:space="preserve"> </w:t>
      </w:r>
    </w:p>
    <w:p w14:paraId="447A0FF8" w14:textId="7F0F7DE8" w:rsidR="000B6675" w:rsidRDefault="000B6675" w:rsidP="00767BA1">
      <w:pPr>
        <w:tabs>
          <w:tab w:val="left" w:pos="923"/>
        </w:tabs>
        <w:rPr>
          <w:rFonts w:hint="eastAsia"/>
        </w:rPr>
      </w:pPr>
      <w:r w:rsidRPr="000B6675">
        <w:t>A： Planner 产出步骤或 DAG；Executor 逐步执⾏并可把结果反馈给 Planner 重规划。优点： 结构清晰、易加校验；缺点：规划⼀次可能不准，需 迭代重规划；两阶段可能增加延迟。</w:t>
      </w:r>
    </w:p>
    <w:p w14:paraId="77C8D8E9" w14:textId="77777777" w:rsidR="0091075E" w:rsidRDefault="0091075E" w:rsidP="0091075E">
      <w:pPr>
        <w:pStyle w:val="3"/>
        <w:rPr>
          <w:rFonts w:hint="eastAsia"/>
        </w:rPr>
      </w:pPr>
      <w:bookmarkStart w:id="38" w:name="_Toc237957418"/>
      <w:r>
        <w:rPr>
          <w:rFonts w:hint="eastAsia"/>
        </w:rPr>
        <w:t xml:space="preserve">38. </w:t>
      </w:r>
      <w:r w:rsidRPr="0091075E">
        <w:t>Agent 如何做版本管理与灰度？</w:t>
      </w:r>
      <w:bookmarkEnd w:id="38"/>
      <w:r w:rsidRPr="0091075E">
        <w:t xml:space="preserve"> </w:t>
      </w:r>
    </w:p>
    <w:p w14:paraId="4A22A7FF" w14:textId="7613FC74" w:rsidR="002E361E" w:rsidRDefault="0091075E" w:rsidP="00767BA1">
      <w:pPr>
        <w:tabs>
          <w:tab w:val="left" w:pos="923"/>
        </w:tabs>
        <w:rPr>
          <w:rFonts w:hint="eastAsia"/>
        </w:rPr>
      </w:pPr>
      <w:r w:rsidRPr="0091075E">
        <w:t>A： Prompt/⼯具/schema 版本化；影⼦模式（只记录建议不执⾏）；⾦丝雀 ⽤户群；关键指标 对⽐（成功率、成本、违规数）；⼀键回滚。</w:t>
      </w:r>
    </w:p>
    <w:p w14:paraId="4F1ED600" w14:textId="77777777" w:rsidR="00587223" w:rsidRDefault="00587223" w:rsidP="00587223">
      <w:pPr>
        <w:pStyle w:val="3"/>
        <w:rPr>
          <w:rFonts w:hint="eastAsia"/>
        </w:rPr>
      </w:pPr>
      <w:bookmarkStart w:id="39" w:name="_Toc237957419"/>
      <w:r>
        <w:rPr>
          <w:rFonts w:hint="eastAsia"/>
        </w:rPr>
        <w:t xml:space="preserve">39. </w:t>
      </w:r>
      <w:r w:rsidRPr="00587223">
        <w:t>举⼀个「不是 Agent 但常被误认为 Agent」的例⼦。</w:t>
      </w:r>
      <w:bookmarkEnd w:id="39"/>
    </w:p>
    <w:p w14:paraId="094DD863" w14:textId="70F70244" w:rsidR="00587223" w:rsidRDefault="00587223" w:rsidP="00767BA1">
      <w:pPr>
        <w:tabs>
          <w:tab w:val="left" w:pos="923"/>
        </w:tabs>
        <w:rPr>
          <w:rFonts w:hint="eastAsia"/>
        </w:rPr>
      </w:pPr>
      <w:r w:rsidRPr="00587223">
        <w:t xml:space="preserve"> A： 固定三步的 RAG 流⽔线（query 改写 → 检索 → ⽣成），若⽆ 基于观察的再决策循环，更像 Chain；若加⼊ 多轮检索策略与失败分⽀ 则接近 Agent。</w:t>
      </w:r>
    </w:p>
    <w:p w14:paraId="1BDA25FA" w14:textId="763EE1B9" w:rsidR="00587223" w:rsidRDefault="00587223" w:rsidP="00587223">
      <w:pPr>
        <w:pStyle w:val="3"/>
        <w:rPr>
          <w:rFonts w:hint="eastAsia"/>
        </w:rPr>
      </w:pPr>
      <w:bookmarkStart w:id="40" w:name="_Toc237957420"/>
      <w:r>
        <w:rPr>
          <w:rFonts w:hint="eastAsia"/>
        </w:rPr>
        <w:t xml:space="preserve">40. </w:t>
      </w:r>
      <w:r w:rsidRPr="00587223">
        <w:t>你如何向⾮技术经理解释 Agent 的⻛险？</w:t>
      </w:r>
      <w:bookmarkEnd w:id="40"/>
    </w:p>
    <w:p w14:paraId="6DA80128" w14:textId="7BA59F38" w:rsidR="00587223" w:rsidRDefault="00587223" w:rsidP="00767BA1">
      <w:pPr>
        <w:tabs>
          <w:tab w:val="left" w:pos="923"/>
        </w:tabs>
        <w:rPr>
          <w:rFonts w:hint="eastAsia"/>
        </w:rPr>
      </w:pPr>
      <w:r w:rsidRPr="00587223">
        <w:t xml:space="preserve"> A： ⽤ 「能办事的实习⽣」 类⽐：能⼒强但可能 记错、被误导、误操作；所以我们要 权限卡、 审批、监控录像（⽇志），重要操作 双⼈复核—— 对应最⼩权限、⼈在回路、审计。</w:t>
      </w:r>
    </w:p>
    <w:p w14:paraId="3DAB86F0" w14:textId="1F963F18" w:rsidR="007D4BAD" w:rsidRDefault="007D4BAD" w:rsidP="007D4BAD">
      <w:pPr>
        <w:pStyle w:val="3"/>
        <w:rPr>
          <w:rFonts w:hint="eastAsia"/>
        </w:rPr>
      </w:pPr>
      <w:bookmarkStart w:id="41" w:name="_Toc237957421"/>
      <w:r>
        <w:rPr>
          <w:rFonts w:hint="eastAsia"/>
        </w:rPr>
        <w:t xml:space="preserve">41. </w:t>
      </w:r>
      <w:r w:rsidRPr="007D4BAD">
        <w:t>上下⽂窗⼝越来越⼤，还需要外部记忆吗？</w:t>
      </w:r>
      <w:bookmarkEnd w:id="41"/>
    </w:p>
    <w:p w14:paraId="364C7F46" w14:textId="17A55B48" w:rsidR="007D4BAD" w:rsidRDefault="007D4BAD" w:rsidP="00767BA1">
      <w:pPr>
        <w:tabs>
          <w:tab w:val="left" w:pos="923"/>
        </w:tabs>
        <w:rPr>
          <w:rFonts w:hint="eastAsia"/>
        </w:rPr>
      </w:pPr>
      <w:r w:rsidRPr="007D4BAD">
        <w:t xml:space="preserve"> A： 需要。⻓窗⼝ ≠ 低成本，也不等于 可检索、可治理、可遗忘。外部记忆解决 跨会话持久 化、结构化权限、版本与溯源；窗⼝内更适合 热⼯作集。</w:t>
      </w:r>
    </w:p>
    <w:p w14:paraId="3FA2CC3B" w14:textId="77777777" w:rsidR="00E029F5" w:rsidRDefault="00E029F5" w:rsidP="00E029F5">
      <w:pPr>
        <w:pStyle w:val="3"/>
        <w:rPr>
          <w:rFonts w:hint="eastAsia"/>
        </w:rPr>
      </w:pPr>
      <w:bookmarkStart w:id="42" w:name="_Toc237957422"/>
      <w:r>
        <w:rPr>
          <w:rFonts w:hint="eastAsia"/>
        </w:rPr>
        <w:t xml:space="preserve">42. </w:t>
      </w:r>
      <w:r w:rsidRPr="00E029F5">
        <w:t>如何测试 Agent？</w:t>
      </w:r>
      <w:bookmarkEnd w:id="42"/>
    </w:p>
    <w:p w14:paraId="4E78C864" w14:textId="50FAC6A0" w:rsidR="00E029F5" w:rsidRDefault="00E029F5" w:rsidP="00767BA1">
      <w:pPr>
        <w:tabs>
          <w:tab w:val="left" w:pos="923"/>
        </w:tabs>
        <w:rPr>
          <w:rFonts w:hint="eastAsia"/>
        </w:rPr>
      </w:pPr>
      <w:r w:rsidRPr="00E029F5">
        <w:t xml:space="preserve"> A： 单元测⼯具、模拟环境、回归集（固定任务与期望轨迹范围）、对抗⽤例（注⼊、越权）、线上 ⾦丝雀；避免只测最终答案⽽忽略 过程正确性。</w:t>
      </w:r>
    </w:p>
    <w:p w14:paraId="2C29B35B" w14:textId="7BCC03CF" w:rsidR="00E029F5" w:rsidRDefault="0009156C" w:rsidP="0009156C">
      <w:pPr>
        <w:pStyle w:val="1"/>
        <w:rPr>
          <w:rFonts w:hint="eastAsia"/>
        </w:rPr>
      </w:pPr>
      <w:bookmarkStart w:id="43" w:name="_Toc237957423"/>
      <w:r>
        <w:rPr>
          <w:rFonts w:hint="eastAsia"/>
        </w:rPr>
        <w:lastRenderedPageBreak/>
        <w:t>智能体框架</w:t>
      </w:r>
      <w:bookmarkEnd w:id="43"/>
    </w:p>
    <w:p w14:paraId="17F4F36E" w14:textId="6769C275" w:rsidR="0009156C" w:rsidRDefault="0009156C" w:rsidP="0009156C">
      <w:pPr>
        <w:pStyle w:val="2"/>
        <w:rPr>
          <w:rFonts w:hint="eastAsia"/>
        </w:rPr>
      </w:pPr>
      <w:bookmarkStart w:id="44" w:name="_Toc237957424"/>
      <w:r>
        <w:rPr>
          <w:rFonts w:hint="eastAsia"/>
        </w:rPr>
        <w:t>ReAct框架</w:t>
      </w:r>
      <w:bookmarkEnd w:id="44"/>
    </w:p>
    <w:p w14:paraId="0A472AFD" w14:textId="4CA3B04C" w:rsidR="0009156C" w:rsidRDefault="0009156C" w:rsidP="0009156C">
      <w:pPr>
        <w:pStyle w:val="3"/>
        <w:rPr>
          <w:rFonts w:hint="eastAsia"/>
        </w:rPr>
      </w:pPr>
      <w:bookmarkStart w:id="45" w:name="_Toc237957425"/>
      <w:r>
        <w:rPr>
          <w:rFonts w:hint="eastAsia"/>
        </w:rPr>
        <w:t>1.概念</w:t>
      </w:r>
      <w:bookmarkEnd w:id="45"/>
    </w:p>
    <w:p w14:paraId="73E9D238" w14:textId="5A474778" w:rsidR="0009156C" w:rsidRDefault="0009156C" w:rsidP="0009156C">
      <w:pPr>
        <w:rPr>
          <w:rFonts w:hint="eastAsia"/>
        </w:rPr>
      </w:pPr>
      <w:r>
        <w:rPr>
          <w:noProof/>
        </w:rPr>
        <w:drawing>
          <wp:inline distT="0" distB="0" distL="0" distR="0" wp14:anchorId="7B8DBAF4" wp14:editId="723366F7">
            <wp:extent cx="5274310" cy="3639820"/>
            <wp:effectExtent l="0" t="0" r="2540" b="0"/>
            <wp:docPr id="31576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3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6D19" w14:textId="20CCD15A" w:rsidR="002628D5" w:rsidRDefault="002628D5" w:rsidP="002628D5">
      <w:pPr>
        <w:pStyle w:val="3"/>
        <w:rPr>
          <w:rFonts w:hint="eastAsia"/>
        </w:rPr>
      </w:pPr>
      <w:bookmarkStart w:id="46" w:name="_Toc237957426"/>
      <w:r>
        <w:rPr>
          <w:rFonts w:hint="eastAsia"/>
        </w:rPr>
        <w:t xml:space="preserve">2. </w:t>
      </w:r>
      <w:r w:rsidRPr="002628D5">
        <w:t>ReAct 和「普通 CoT 提示」有什么本质区别？</w:t>
      </w:r>
      <w:bookmarkEnd w:id="46"/>
      <w:r w:rsidRPr="002628D5">
        <w:t xml:space="preserve"> </w:t>
      </w:r>
    </w:p>
    <w:p w14:paraId="41F8CBCA" w14:textId="7563DA66" w:rsidR="002628D5" w:rsidRDefault="002628D5" w:rsidP="0009156C">
      <w:pPr>
        <w:rPr>
          <w:rFonts w:hint="eastAsia"/>
        </w:rPr>
      </w:pPr>
      <w:r w:rsidRPr="002628D5">
        <w:t>A： 普通 CoT 只在模型内部展开推理链，不强制与外部环境交互；ReAct 把推理与 可执⾏⾏动 绑定，每⼀步⾏动后都有 真实 Observation 反馈，从⽽⽤⼯具结果约束⽣成，降低闭卷幻觉。</w:t>
      </w:r>
    </w:p>
    <w:p w14:paraId="0B64B14D" w14:textId="6F58146C" w:rsidR="002628D5" w:rsidRDefault="002628D5" w:rsidP="002628D5">
      <w:pPr>
        <w:pStyle w:val="3"/>
        <w:rPr>
          <w:rFonts w:hint="eastAsia"/>
        </w:rPr>
      </w:pPr>
      <w:bookmarkStart w:id="47" w:name="_Toc237957427"/>
      <w:r>
        <w:rPr>
          <w:rFonts w:hint="eastAsia"/>
        </w:rPr>
        <w:t xml:space="preserve">3. </w:t>
      </w:r>
      <w:r w:rsidRPr="002628D5">
        <w:t>ReAct 为什么要显式写出 Thought？</w:t>
      </w:r>
      <w:bookmarkEnd w:id="47"/>
    </w:p>
    <w:p w14:paraId="5C48F67A" w14:textId="2E659DD5" w:rsidR="002628D5" w:rsidRDefault="002628D5" w:rsidP="0009156C">
      <w:pPr>
        <w:rPr>
          <w:rFonts w:hint="eastAsia"/>
        </w:rPr>
      </w:pPr>
      <w:r w:rsidRPr="002628D5">
        <w:t xml:space="preserve"> A： 显式 Thought 有三类价值：可解释性（便于⼈类审计）、可调试性（定位哪⼀步选错⼯具）、 学习信号（可做监督微调或评估中间步骤质量）。在⼯程上，Thought 也帮助模型在下⼀步更稳定 地选择 Action。</w:t>
      </w:r>
    </w:p>
    <w:p w14:paraId="33B3F623" w14:textId="3FF19ACC" w:rsidR="002628D5" w:rsidRDefault="00BE55B2" w:rsidP="00BE55B2">
      <w:pPr>
        <w:pStyle w:val="3"/>
        <w:rPr>
          <w:rFonts w:hint="eastAsia"/>
        </w:rPr>
      </w:pPr>
      <w:bookmarkStart w:id="48" w:name="_Toc237957428"/>
      <w:r>
        <w:rPr>
          <w:rFonts w:hint="eastAsia"/>
        </w:rPr>
        <w:lastRenderedPageBreak/>
        <w:t>4. 追问</w:t>
      </w:r>
      <w:bookmarkEnd w:id="48"/>
    </w:p>
    <w:p w14:paraId="6AF904DF" w14:textId="5AFEE26E" w:rsidR="00BE55B2" w:rsidRDefault="00BE55B2" w:rsidP="00BE55B2">
      <w:pPr>
        <w:rPr>
          <w:rFonts w:hint="eastAsia"/>
        </w:rPr>
      </w:pPr>
      <w:r>
        <w:rPr>
          <w:noProof/>
        </w:rPr>
        <w:drawing>
          <wp:inline distT="0" distB="0" distL="0" distR="0" wp14:anchorId="7F416ED3" wp14:editId="6A64443D">
            <wp:extent cx="5274310" cy="2141855"/>
            <wp:effectExtent l="0" t="0" r="2540" b="0"/>
            <wp:docPr id="1835172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FAA1" w14:textId="77777777" w:rsidR="0015037E" w:rsidRDefault="0015037E" w:rsidP="0015037E">
      <w:pPr>
        <w:pStyle w:val="3"/>
        <w:rPr>
          <w:rFonts w:hint="eastAsia"/>
        </w:rPr>
      </w:pPr>
      <w:bookmarkStart w:id="49" w:name="_Toc237957429"/>
      <w:r>
        <w:rPr>
          <w:rFonts w:hint="eastAsia"/>
        </w:rPr>
        <w:t xml:space="preserve">5. </w:t>
      </w:r>
      <w:r w:rsidRPr="0015037E">
        <w:t>优缺点分析</w:t>
      </w:r>
      <w:bookmarkEnd w:id="49"/>
      <w:r w:rsidRPr="0015037E">
        <w:t xml:space="preserve"> </w:t>
      </w:r>
    </w:p>
    <w:p w14:paraId="7C241A53" w14:textId="77777777" w:rsidR="0015037E" w:rsidRDefault="0015037E" w:rsidP="00BE55B2">
      <w:pPr>
        <w:rPr>
          <w:rFonts w:hint="eastAsia"/>
        </w:rPr>
      </w:pPr>
      <w:r w:rsidRPr="0015037E">
        <w:t xml:space="preserve">优点 可解释：轨迹可读，便于调试与评测中间步骤。 接地：通过⼯具把答案锚定在可验证数据上。 通⽤：与具体⼯具解耦，易于替换搜索/代码/SQL 等。 </w:t>
      </w:r>
    </w:p>
    <w:p w14:paraId="19427A51" w14:textId="3EC7B749" w:rsidR="0015037E" w:rsidRDefault="0015037E" w:rsidP="00BE55B2">
      <w:pPr>
        <w:rPr>
          <w:rFonts w:hint="eastAsia"/>
        </w:rPr>
      </w:pPr>
      <w:r w:rsidRPr="0015037E">
        <w:t>缺点</w:t>
      </w:r>
      <w:r>
        <w:rPr>
          <w:rFonts w:hint="eastAsia"/>
        </w:rPr>
        <w:t xml:space="preserve"> </w:t>
      </w:r>
      <w:r w:rsidRPr="0015037E">
        <w:t>多轮调⽤：成本⾼、延迟⼤。 格式脆弱：模型若偏离模板，需要解析器与重试策略。 规划能⼒有限：逐步贪⼼，复杂任务上可能缺「全局最优计划」（对⽐ Plan-and-Execute）</w:t>
      </w:r>
    </w:p>
    <w:p w14:paraId="6ADE1925" w14:textId="6A698B08" w:rsidR="001212FD" w:rsidRDefault="00161945" w:rsidP="00161945">
      <w:pPr>
        <w:pStyle w:val="3"/>
        <w:rPr>
          <w:rFonts w:hint="eastAsia"/>
        </w:rPr>
      </w:pPr>
      <w:bookmarkStart w:id="50" w:name="_Toc237957430"/>
      <w:r>
        <w:rPr>
          <w:rFonts w:hint="eastAsia"/>
        </w:rPr>
        <w:t xml:space="preserve">6. </w:t>
      </w:r>
      <w:r w:rsidRPr="00161945">
        <w:t>与 Chain-of-Thought（CoT）的区别</w:t>
      </w:r>
      <w:bookmarkEnd w:id="50"/>
    </w:p>
    <w:p w14:paraId="2A846E34" w14:textId="669CD78C" w:rsidR="00161945" w:rsidRDefault="00161945" w:rsidP="00161945">
      <w:pPr>
        <w:rPr>
          <w:rFonts w:hint="eastAsia"/>
        </w:rPr>
      </w:pPr>
      <w:r>
        <w:rPr>
          <w:noProof/>
        </w:rPr>
        <w:drawing>
          <wp:inline distT="0" distB="0" distL="0" distR="0" wp14:anchorId="2A060C66" wp14:editId="0184BD0B">
            <wp:extent cx="5274310" cy="1880235"/>
            <wp:effectExtent l="0" t="0" r="2540" b="5715"/>
            <wp:docPr id="152291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10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C7F9" w14:textId="3E61F649" w:rsidR="0088202D" w:rsidRDefault="0088202D" w:rsidP="0088202D">
      <w:pPr>
        <w:pStyle w:val="2"/>
        <w:rPr>
          <w:rFonts w:hint="eastAsia"/>
        </w:rPr>
      </w:pPr>
      <w:bookmarkStart w:id="51" w:name="_Toc237957431"/>
      <w:r w:rsidRPr="0088202D">
        <w:t>Plan-and-Execute 框架</w:t>
      </w:r>
      <w:bookmarkEnd w:id="51"/>
    </w:p>
    <w:p w14:paraId="07F49C34" w14:textId="46A0FFD7" w:rsidR="0088202D" w:rsidRDefault="0088202D" w:rsidP="0088202D">
      <w:pPr>
        <w:pStyle w:val="3"/>
        <w:rPr>
          <w:rFonts w:hint="eastAsia"/>
        </w:rPr>
      </w:pPr>
      <w:bookmarkStart w:id="52" w:name="_Toc237957432"/>
      <w:r>
        <w:rPr>
          <w:rFonts w:hint="eastAsia"/>
        </w:rPr>
        <w:t>1. 概念解释</w:t>
      </w:r>
      <w:bookmarkEnd w:id="52"/>
    </w:p>
    <w:p w14:paraId="6541659A" w14:textId="6C13FF7F" w:rsidR="0088202D" w:rsidRDefault="0088202D" w:rsidP="0088202D">
      <w:pPr>
        <w:rPr>
          <w:rFonts w:hint="eastAsia"/>
        </w:rPr>
      </w:pPr>
      <w:r w:rsidRPr="0088202D">
        <w:t>Plan-and-Execute 是 两阶段：先 制定计划（Planner），再 逐步执⾏（Executor）。像旅⾏前先 列⾏程单，再按天去玩；执⾏中若发现「景点关⻔」，再 改⾏程（Re-planning）。 它与 ReAct 的差别可以记成：ReAct 常常是「⾛⼀步看⼀步」；Plan-</w:t>
      </w:r>
      <w:r w:rsidRPr="0088202D">
        <w:lastRenderedPageBreak/>
        <w:t>and-Execute 先有⼀张「总 蓝图」，再落地，适合步骤多、依赖关系清晰的任务。</w:t>
      </w:r>
    </w:p>
    <w:p w14:paraId="15C94707" w14:textId="76B255BC" w:rsidR="0088202D" w:rsidRDefault="003B7640" w:rsidP="003B7640">
      <w:pPr>
        <w:pStyle w:val="3"/>
        <w:rPr>
          <w:rFonts w:hint="eastAsia"/>
        </w:rPr>
      </w:pPr>
      <w:bookmarkStart w:id="53" w:name="_Toc237957433"/>
      <w:r>
        <w:rPr>
          <w:rFonts w:hint="eastAsia"/>
        </w:rPr>
        <w:t>2. 原理解释</w:t>
      </w:r>
      <w:bookmarkEnd w:id="53"/>
    </w:p>
    <w:p w14:paraId="087E8C6A" w14:textId="1DEE09D8" w:rsidR="003B7640" w:rsidRDefault="003B7640" w:rsidP="003B7640">
      <w:pPr>
        <w:rPr>
          <w:rFonts w:hint="eastAsia"/>
        </w:rPr>
      </w:pPr>
      <w:r>
        <w:rPr>
          <w:noProof/>
        </w:rPr>
        <w:drawing>
          <wp:inline distT="0" distB="0" distL="0" distR="0" wp14:anchorId="4FFC63FB" wp14:editId="20947D16">
            <wp:extent cx="5028571" cy="1504762"/>
            <wp:effectExtent l="0" t="0" r="635" b="635"/>
            <wp:docPr id="2129959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9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8A36" w14:textId="431DDC14" w:rsidR="003B7640" w:rsidRDefault="003B7640" w:rsidP="003B7640">
      <w:pPr>
        <w:rPr>
          <w:rFonts w:hint="eastAsia"/>
        </w:rPr>
      </w:pPr>
      <w:r>
        <w:rPr>
          <w:noProof/>
        </w:rPr>
        <w:drawing>
          <wp:inline distT="0" distB="0" distL="0" distR="0" wp14:anchorId="6B90D117" wp14:editId="2DB259CA">
            <wp:extent cx="4466667" cy="1466667"/>
            <wp:effectExtent l="0" t="0" r="0" b="635"/>
            <wp:docPr id="65597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1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811F" w14:textId="587E2CBE" w:rsidR="003B7640" w:rsidRDefault="00DF3CA2" w:rsidP="003B7640">
      <w:pPr>
        <w:rPr>
          <w:rFonts w:hint="eastAsia"/>
        </w:rPr>
      </w:pPr>
      <w:r>
        <w:rPr>
          <w:noProof/>
        </w:rPr>
        <w:drawing>
          <wp:inline distT="0" distB="0" distL="0" distR="0" wp14:anchorId="7B8748CA" wp14:editId="10007070">
            <wp:extent cx="4428571" cy="3047619"/>
            <wp:effectExtent l="0" t="0" r="0" b="635"/>
            <wp:docPr id="1198009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9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CB15" w14:textId="77777777" w:rsidR="00DF3CA2" w:rsidRDefault="00DF3CA2" w:rsidP="00DF3CA2">
      <w:pPr>
        <w:pStyle w:val="3"/>
        <w:rPr>
          <w:rFonts w:hint="eastAsia"/>
        </w:rPr>
      </w:pPr>
      <w:bookmarkStart w:id="54" w:name="_Toc237957434"/>
      <w:r>
        <w:rPr>
          <w:rFonts w:hint="eastAsia"/>
        </w:rPr>
        <w:t>3.</w:t>
      </w:r>
      <w:r w:rsidRPr="00DF3CA2">
        <w:t xml:space="preserve"> Plan-and-Execute 相⽐ ReAct 什么时候更占优？</w:t>
      </w:r>
      <w:bookmarkEnd w:id="54"/>
    </w:p>
    <w:p w14:paraId="138262F3" w14:textId="51153818" w:rsidR="00DF3CA2" w:rsidRDefault="00DF3CA2" w:rsidP="003B7640">
      <w:pPr>
        <w:rPr>
          <w:rFonts w:hint="eastAsia"/>
        </w:rPr>
      </w:pPr>
      <w:r w:rsidRPr="00DF3CA2">
        <w:t xml:space="preserve"> A： 当任务 步骤多、结构清晰、需要全局分解（如多⽂件代码改动、数据分析流⽔线、复杂调研 提纲）时，Planner 先给出路线图能减少「短视」；ReAct 更擅⻓ 动态⼯具交互、逐步探索。</w:t>
      </w:r>
    </w:p>
    <w:p w14:paraId="5192D92B" w14:textId="77777777" w:rsidR="002A24F7" w:rsidRDefault="002A24F7" w:rsidP="002A24F7">
      <w:pPr>
        <w:pStyle w:val="3"/>
        <w:rPr>
          <w:rFonts w:hint="eastAsia"/>
        </w:rPr>
      </w:pPr>
      <w:bookmarkStart w:id="55" w:name="_Toc237957435"/>
      <w:r>
        <w:rPr>
          <w:rFonts w:hint="eastAsia"/>
        </w:rPr>
        <w:lastRenderedPageBreak/>
        <w:t xml:space="preserve">4. </w:t>
      </w:r>
      <w:r w:rsidRPr="002A24F7">
        <w:t>Re-planning 会不会导致「计划抖动」？怎么缓解？</w:t>
      </w:r>
      <w:bookmarkEnd w:id="55"/>
    </w:p>
    <w:p w14:paraId="6DD621AC" w14:textId="385936AA" w:rsidR="002A24F7" w:rsidRDefault="002A24F7" w:rsidP="003B7640">
      <w:pPr>
        <w:rPr>
          <w:rFonts w:hint="eastAsia"/>
        </w:rPr>
      </w:pPr>
      <w:r w:rsidRPr="002A24F7">
        <w:t xml:space="preserve"> A： 会。频繁重规划可能让执⾏轨迹不稳定。缓解⽅式包括：限制重规划次数、局部重规划优先、 在 state 中保留已验证事实、对计划变更加 ⼀致性检查（新旧计划差异说明）</w:t>
      </w:r>
    </w:p>
    <w:p w14:paraId="0FEAEAC4" w14:textId="4839A39C" w:rsidR="002A24F7" w:rsidRDefault="002A24F7" w:rsidP="002A24F7">
      <w:pPr>
        <w:pStyle w:val="3"/>
        <w:rPr>
          <w:rFonts w:hint="eastAsia"/>
        </w:rPr>
      </w:pPr>
      <w:bookmarkStart w:id="56" w:name="_Toc237957436"/>
      <w:r>
        <w:rPr>
          <w:rFonts w:hint="eastAsia"/>
        </w:rPr>
        <w:t>5. 追问</w:t>
      </w:r>
      <w:bookmarkEnd w:id="56"/>
    </w:p>
    <w:p w14:paraId="36978A9C" w14:textId="26D28CEA" w:rsidR="002A24F7" w:rsidRDefault="002A24F7" w:rsidP="003B7640">
      <w:pPr>
        <w:rPr>
          <w:rFonts w:hint="eastAsia"/>
        </w:rPr>
      </w:pPr>
      <w:r>
        <w:rPr>
          <w:noProof/>
        </w:rPr>
        <w:drawing>
          <wp:inline distT="0" distB="0" distL="0" distR="0" wp14:anchorId="7674B888" wp14:editId="1098335A">
            <wp:extent cx="5274310" cy="1515110"/>
            <wp:effectExtent l="0" t="0" r="2540" b="8890"/>
            <wp:docPr id="448562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2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854D" w14:textId="5093C9DF" w:rsidR="002A24F7" w:rsidRDefault="006C4F01" w:rsidP="006C4F01">
      <w:pPr>
        <w:pStyle w:val="3"/>
        <w:rPr>
          <w:rFonts w:hint="eastAsia"/>
        </w:rPr>
      </w:pPr>
      <w:bookmarkStart w:id="57" w:name="_Toc237957437"/>
      <w:r>
        <w:rPr>
          <w:rFonts w:hint="eastAsia"/>
        </w:rPr>
        <w:t>6. 与ReAct 对比</w:t>
      </w:r>
      <w:bookmarkEnd w:id="57"/>
    </w:p>
    <w:p w14:paraId="1AB150B7" w14:textId="64D4CD9A" w:rsidR="00DF3CA2" w:rsidRDefault="00D718DC" w:rsidP="003B7640">
      <w:pPr>
        <w:rPr>
          <w:rFonts w:hint="eastAsia"/>
        </w:rPr>
      </w:pPr>
      <w:r>
        <w:rPr>
          <w:noProof/>
        </w:rPr>
        <w:drawing>
          <wp:inline distT="0" distB="0" distL="0" distR="0" wp14:anchorId="52E07D1D" wp14:editId="2DC32B89">
            <wp:extent cx="5274310" cy="1880235"/>
            <wp:effectExtent l="0" t="0" r="2540" b="5715"/>
            <wp:docPr id="2107828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28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0ADB" w14:textId="70BA5B0C" w:rsidR="00D718DC" w:rsidRDefault="00D718DC" w:rsidP="003B7640">
      <w:pPr>
        <w:rPr>
          <w:rFonts w:hint="eastAsia"/>
        </w:rPr>
      </w:pPr>
      <w:r>
        <w:rPr>
          <w:noProof/>
        </w:rPr>
        <w:drawing>
          <wp:inline distT="0" distB="0" distL="0" distR="0" wp14:anchorId="3843C3F6" wp14:editId="1AC17DB9">
            <wp:extent cx="4952381" cy="1066667"/>
            <wp:effectExtent l="0" t="0" r="635" b="635"/>
            <wp:docPr id="281168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8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3609" w14:textId="0B1E197A" w:rsidR="00D718DC" w:rsidRDefault="00D718DC" w:rsidP="00D718DC">
      <w:pPr>
        <w:pStyle w:val="2"/>
        <w:rPr>
          <w:rFonts w:hint="eastAsia"/>
        </w:rPr>
      </w:pPr>
      <w:bookmarkStart w:id="58" w:name="_Toc237957438"/>
      <w:r w:rsidRPr="00D718DC">
        <w:t>Reflexion 框架</w:t>
      </w:r>
      <w:bookmarkEnd w:id="58"/>
    </w:p>
    <w:p w14:paraId="34620D89" w14:textId="0E455A0B" w:rsidR="00D718DC" w:rsidRDefault="00D718DC" w:rsidP="00D718DC">
      <w:pPr>
        <w:pStyle w:val="3"/>
        <w:rPr>
          <w:rFonts w:hint="eastAsia"/>
        </w:rPr>
      </w:pPr>
      <w:bookmarkStart w:id="59" w:name="_Toc237957439"/>
      <w:r>
        <w:rPr>
          <w:rFonts w:hint="eastAsia"/>
        </w:rPr>
        <w:t>1.</w:t>
      </w:r>
      <w:r w:rsidRPr="00D718DC">
        <w:t xml:space="preserve"> 概念</w:t>
      </w:r>
      <w:r>
        <w:rPr>
          <w:rFonts w:hint="eastAsia"/>
        </w:rPr>
        <w:t>解释</w:t>
      </w:r>
      <w:bookmarkEnd w:id="59"/>
    </w:p>
    <w:p w14:paraId="1DA7BBAF" w14:textId="5E155837" w:rsidR="00D718DC" w:rsidRDefault="00D718DC" w:rsidP="00D718DC">
      <w:pPr>
        <w:rPr>
          <w:rFonts w:hint="eastAsia"/>
        </w:rPr>
      </w:pPr>
      <w:r w:rsidRPr="00D718DC">
        <w:t>Reflexion 的核⼼是：做完不等于结束——还要 评估做得好不好，把 教训 记下来，下次 带着教 训重试。像考试做错后写错题本，⽽不是盲⽬刷同⼀道题。 它强调 语⾔化反思（⾃然语⾔反思条⽬），⽽不是只改参数；反思作为 记忆，影响后续尝试的</w:t>
      </w:r>
      <w:r w:rsidRPr="00D718DC">
        <w:lastRenderedPageBreak/>
        <w:t>策 略。</w:t>
      </w:r>
    </w:p>
    <w:p w14:paraId="5FC00933" w14:textId="7D38B816" w:rsidR="00D718DC" w:rsidRDefault="00D718DC" w:rsidP="00D718DC">
      <w:pPr>
        <w:pStyle w:val="3"/>
        <w:rPr>
          <w:rFonts w:hint="eastAsia"/>
        </w:rPr>
      </w:pPr>
      <w:bookmarkStart w:id="60" w:name="_Toc237957440"/>
      <w:r>
        <w:rPr>
          <w:rFonts w:hint="eastAsia"/>
        </w:rPr>
        <w:t>2. 原理解释</w:t>
      </w:r>
      <w:bookmarkEnd w:id="60"/>
    </w:p>
    <w:p w14:paraId="7CC192F6" w14:textId="66906BE3" w:rsidR="00EB0BE2" w:rsidRDefault="00EB0BE2" w:rsidP="00D718DC">
      <w:pPr>
        <w:rPr>
          <w:rFonts w:hint="eastAsia"/>
        </w:rPr>
      </w:pPr>
      <w:r>
        <w:rPr>
          <w:noProof/>
        </w:rPr>
        <w:drawing>
          <wp:inline distT="0" distB="0" distL="0" distR="0" wp14:anchorId="5B9942C1" wp14:editId="23B40E7A">
            <wp:extent cx="5274310" cy="3410585"/>
            <wp:effectExtent l="0" t="0" r="2540" b="0"/>
            <wp:docPr id="149870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2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EC7" w14:textId="77777777" w:rsidR="00481E93" w:rsidRDefault="00481E93" w:rsidP="00481E93">
      <w:pPr>
        <w:pStyle w:val="3"/>
        <w:rPr>
          <w:rFonts w:hint="eastAsia"/>
        </w:rPr>
      </w:pPr>
      <w:bookmarkStart w:id="61" w:name="_Toc237957441"/>
      <w:r>
        <w:rPr>
          <w:rFonts w:hint="eastAsia"/>
        </w:rPr>
        <w:t xml:space="preserve">3. </w:t>
      </w:r>
      <w:r w:rsidRPr="00481E93">
        <w:t>Reflexion 和「让模型⾃⼰检查⼀遍」有什么不同？</w:t>
      </w:r>
      <w:bookmarkEnd w:id="61"/>
    </w:p>
    <w:p w14:paraId="2BC2B595" w14:textId="1152ED62" w:rsidR="00EB0BE2" w:rsidRDefault="00481E93" w:rsidP="00D718DC">
      <w:pPr>
        <w:rPr>
          <w:rFonts w:hint="eastAsia"/>
        </w:rPr>
      </w:pPr>
      <w:r w:rsidRPr="00481E93">
        <w:t xml:space="preserve"> A： ⾃检往往是⼀次性的；Reflexion 把评估与反思 显式化、结构化，并 跨尝试复⽤ 反思⽂本， 形成可累积的「策略记忆」。⼯程上更易控制与评测。</w:t>
      </w:r>
    </w:p>
    <w:p w14:paraId="3D958904" w14:textId="2D740F7B" w:rsidR="00481E93" w:rsidRDefault="00481E93" w:rsidP="00481E93">
      <w:pPr>
        <w:pStyle w:val="3"/>
        <w:rPr>
          <w:rFonts w:hint="eastAsia"/>
        </w:rPr>
      </w:pPr>
      <w:bookmarkStart w:id="62" w:name="_Toc237957442"/>
      <w:r>
        <w:rPr>
          <w:rFonts w:hint="eastAsia"/>
        </w:rPr>
        <w:t>4. 追问</w:t>
      </w:r>
      <w:bookmarkEnd w:id="62"/>
    </w:p>
    <w:p w14:paraId="2F6B4B58" w14:textId="29021C64" w:rsidR="00481E93" w:rsidRDefault="00683FCC" w:rsidP="00481E93">
      <w:pPr>
        <w:rPr>
          <w:rFonts w:hint="eastAsia"/>
        </w:rPr>
      </w:pPr>
      <w:r>
        <w:rPr>
          <w:noProof/>
        </w:rPr>
        <w:drawing>
          <wp:inline distT="0" distB="0" distL="0" distR="0" wp14:anchorId="5107FD85" wp14:editId="3218B796">
            <wp:extent cx="5274310" cy="1148080"/>
            <wp:effectExtent l="0" t="0" r="2540" b="0"/>
            <wp:docPr id="200424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46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F651" w14:textId="2710894C" w:rsidR="00683FCC" w:rsidRDefault="00683FCC" w:rsidP="00481E93">
      <w:pPr>
        <w:rPr>
          <w:rFonts w:hint="eastAsia"/>
        </w:rPr>
      </w:pPr>
      <w:r>
        <w:rPr>
          <w:noProof/>
        </w:rPr>
        <w:drawing>
          <wp:inline distT="0" distB="0" distL="0" distR="0" wp14:anchorId="406FF616" wp14:editId="22407CCA">
            <wp:extent cx="4171429" cy="1571429"/>
            <wp:effectExtent l="0" t="0" r="635" b="0"/>
            <wp:docPr id="1352174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4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EB6A" w14:textId="7720F95D" w:rsidR="00683FCC" w:rsidRDefault="00683FCC" w:rsidP="00683FCC">
      <w:pPr>
        <w:pStyle w:val="2"/>
        <w:rPr>
          <w:rFonts w:hint="eastAsia"/>
        </w:rPr>
      </w:pPr>
      <w:bookmarkStart w:id="63" w:name="_Toc237957443"/>
      <w:r w:rsidRPr="00683FCC">
        <w:lastRenderedPageBreak/>
        <w:t>LATS（Language Agent Tree Search）</w:t>
      </w:r>
      <w:bookmarkEnd w:id="63"/>
    </w:p>
    <w:p w14:paraId="144260D0" w14:textId="77777777" w:rsidR="00683FCC" w:rsidRDefault="00683FCC" w:rsidP="00683FCC">
      <w:pPr>
        <w:pStyle w:val="3"/>
        <w:rPr>
          <w:rFonts w:hint="eastAsia"/>
        </w:rPr>
      </w:pPr>
      <w:bookmarkStart w:id="64" w:name="_Toc237957444"/>
      <w:r>
        <w:rPr>
          <w:rFonts w:hint="eastAsia"/>
        </w:rPr>
        <w:t xml:space="preserve">1. </w:t>
      </w:r>
      <w:r w:rsidRPr="00683FCC">
        <w:t>概念解释</w:t>
      </w:r>
      <w:bookmarkEnd w:id="64"/>
    </w:p>
    <w:p w14:paraId="51894DA4" w14:textId="6E50FA5D" w:rsidR="00683FCC" w:rsidRPr="00683FCC" w:rsidRDefault="00683FCC" w:rsidP="00683FCC">
      <w:pPr>
        <w:rPr>
          <w:rFonts w:hint="eastAsia"/>
        </w:rPr>
      </w:pPr>
      <w:r w:rsidRPr="00683FCC">
        <w:t>LATS 把 Agent 的决策看成在 树 上搜索：每个节点是⼀种「状态/中间思路」，分⽀是不同⾏动。 任务复杂、存在多条可能路径时，与其⼀次⾛到底，不如 探索多条路，⽤评估函数判断哪条路更 有希望。它常与 蒙特卡洛树搜索（MCTS） 思想结合：通过 选择—扩展—模拟—回传 在探索与利⽤之间 折中，把「语⾔推理」嵌进搜索节点。</w:t>
      </w:r>
    </w:p>
    <w:p w14:paraId="6C039D45" w14:textId="6BB4BB5B" w:rsidR="00683FCC" w:rsidRDefault="00643266" w:rsidP="00643266">
      <w:pPr>
        <w:pStyle w:val="3"/>
        <w:rPr>
          <w:rFonts w:hint="eastAsia"/>
        </w:rPr>
      </w:pPr>
      <w:bookmarkStart w:id="65" w:name="_Toc237957445"/>
      <w:r>
        <w:rPr>
          <w:rFonts w:hint="eastAsia"/>
        </w:rPr>
        <w:t xml:space="preserve">2. </w:t>
      </w:r>
      <w:r w:rsidRPr="00643266">
        <w:t>原理</w:t>
      </w:r>
      <w:r>
        <w:rPr>
          <w:rFonts w:hint="eastAsia"/>
        </w:rPr>
        <w:t>解释</w:t>
      </w:r>
      <w:bookmarkEnd w:id="65"/>
    </w:p>
    <w:p w14:paraId="2B053CBF" w14:textId="2A0874E9" w:rsidR="00643266" w:rsidRDefault="00643266" w:rsidP="00643266">
      <w:pPr>
        <w:rPr>
          <w:rFonts w:hint="eastAsia"/>
        </w:rPr>
      </w:pPr>
      <w:r>
        <w:rPr>
          <w:noProof/>
        </w:rPr>
        <w:drawing>
          <wp:inline distT="0" distB="0" distL="0" distR="0" wp14:anchorId="2179D035" wp14:editId="36C09FE5">
            <wp:extent cx="5274310" cy="3677285"/>
            <wp:effectExtent l="0" t="0" r="2540" b="0"/>
            <wp:docPr id="2026112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2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AD56" w14:textId="2FD4E3E5" w:rsidR="00FF2D54" w:rsidRDefault="00FF2D54" w:rsidP="00FF2D54">
      <w:pPr>
        <w:pStyle w:val="3"/>
        <w:rPr>
          <w:rFonts w:hint="eastAsia"/>
        </w:rPr>
      </w:pPr>
      <w:bookmarkStart w:id="66" w:name="_Toc237957446"/>
      <w:r>
        <w:rPr>
          <w:rFonts w:hint="eastAsia"/>
        </w:rPr>
        <w:t xml:space="preserve">3. </w:t>
      </w:r>
      <w:r w:rsidRPr="00FF2D54">
        <w:t>LATS 相⽐单次 ReAct 多在哪⾥成本？换来什么收益？</w:t>
      </w:r>
      <w:bookmarkEnd w:id="66"/>
    </w:p>
    <w:p w14:paraId="5EA55058" w14:textId="7BCCD8BC" w:rsidR="00FF2D54" w:rsidRDefault="00FF2D54" w:rsidP="00643266">
      <w:pPr>
        <w:rPr>
          <w:rFonts w:hint="eastAsia"/>
        </w:rPr>
      </w:pPr>
      <w:r w:rsidRPr="00FF2D54">
        <w:t xml:space="preserve"> A： 成本主要来⾃ 多分⽀扩展 与 多次评估/模拟。收益是 更系统的探索，降低「⼀条路径⾛到 ⿊」的局部最优⻛险，适合决策点多的任务。</w:t>
      </w:r>
    </w:p>
    <w:p w14:paraId="454C66FA" w14:textId="1550B2C8" w:rsidR="00FF2D54" w:rsidRDefault="00FF2D54" w:rsidP="00FF2D54">
      <w:pPr>
        <w:pStyle w:val="3"/>
        <w:rPr>
          <w:rFonts w:hint="eastAsia"/>
        </w:rPr>
      </w:pPr>
      <w:bookmarkStart w:id="67" w:name="_Toc237957447"/>
      <w:r>
        <w:rPr>
          <w:rFonts w:hint="eastAsia"/>
        </w:rPr>
        <w:lastRenderedPageBreak/>
        <w:t>4. 追问</w:t>
      </w:r>
      <w:bookmarkEnd w:id="67"/>
    </w:p>
    <w:p w14:paraId="5519439C" w14:textId="3FC6F11F" w:rsidR="00FF2D54" w:rsidRDefault="00FF2D54" w:rsidP="00FF2D54">
      <w:pPr>
        <w:rPr>
          <w:rFonts w:hint="eastAsia"/>
        </w:rPr>
      </w:pPr>
      <w:r>
        <w:rPr>
          <w:noProof/>
        </w:rPr>
        <w:drawing>
          <wp:inline distT="0" distB="0" distL="0" distR="0" wp14:anchorId="4E1D061B" wp14:editId="75B4DE1B">
            <wp:extent cx="5274310" cy="1344930"/>
            <wp:effectExtent l="0" t="0" r="2540" b="7620"/>
            <wp:docPr id="210428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4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C687" w14:textId="0CCCE956" w:rsidR="00C17C68" w:rsidRDefault="00C17C68" w:rsidP="00FF2D54">
      <w:pPr>
        <w:rPr>
          <w:rFonts w:hint="eastAsia"/>
        </w:rPr>
      </w:pPr>
      <w:r>
        <w:rPr>
          <w:noProof/>
        </w:rPr>
        <w:drawing>
          <wp:inline distT="0" distB="0" distL="0" distR="0" wp14:anchorId="2C20466F" wp14:editId="6D3AE105">
            <wp:extent cx="3676190" cy="1171429"/>
            <wp:effectExtent l="0" t="0" r="635" b="0"/>
            <wp:docPr id="1150437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37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743D" w14:textId="4EC16C45" w:rsidR="00C17C68" w:rsidRDefault="00435EC8" w:rsidP="00435EC8">
      <w:pPr>
        <w:pStyle w:val="2"/>
        <w:rPr>
          <w:rFonts w:hint="eastAsia"/>
        </w:rPr>
      </w:pPr>
      <w:bookmarkStart w:id="68" w:name="_Toc237957448"/>
      <w:r>
        <w:rPr>
          <w:rFonts w:hint="eastAsia"/>
        </w:rPr>
        <w:t>LangChain Agent</w:t>
      </w:r>
      <w:bookmarkEnd w:id="68"/>
    </w:p>
    <w:p w14:paraId="38CFBBEA" w14:textId="334FF2E3" w:rsidR="00435EC8" w:rsidRPr="00435EC8" w:rsidRDefault="00435EC8" w:rsidP="00E72726">
      <w:pPr>
        <w:pStyle w:val="3"/>
        <w:rPr>
          <w:rFonts w:hint="eastAsia"/>
        </w:rPr>
      </w:pPr>
      <w:bookmarkStart w:id="69" w:name="_Toc237957449"/>
      <w:r>
        <w:rPr>
          <w:rFonts w:hint="eastAsia"/>
        </w:rPr>
        <w:t xml:space="preserve">1. </w:t>
      </w:r>
      <w:r w:rsidRPr="00435EC8">
        <w:t>概念解释</w:t>
      </w:r>
      <w:bookmarkEnd w:id="69"/>
    </w:p>
    <w:p w14:paraId="1DDC6959" w14:textId="78EFD3BA" w:rsidR="00435EC8" w:rsidRDefault="00E72726" w:rsidP="00FF2D54">
      <w:pPr>
        <w:rPr>
          <w:rFonts w:hint="eastAsia"/>
        </w:rPr>
      </w:pPr>
      <w:r w:rsidRPr="00E72726">
        <w:t>LangChain 把 LLM、提示模板、⼯具、记忆、解析器等拼成可运⾏程序。Agent 在这⾥通常指： 由 LLM 决定下⼀步调⽤哪个⼯具 的循环执⾏体；AgentExecutor 负责「跑这个循环直到结束」</w:t>
      </w:r>
    </w:p>
    <w:p w14:paraId="5529D193" w14:textId="205D85E1" w:rsidR="00E72726" w:rsidRDefault="00E72726" w:rsidP="00E72726">
      <w:pPr>
        <w:pStyle w:val="3"/>
        <w:rPr>
          <w:rFonts w:hint="eastAsia"/>
        </w:rPr>
      </w:pPr>
      <w:bookmarkStart w:id="70" w:name="_Toc237957450"/>
      <w:r>
        <w:rPr>
          <w:rFonts w:hint="eastAsia"/>
        </w:rPr>
        <w:t>2. 原理解释</w:t>
      </w:r>
      <w:bookmarkEnd w:id="70"/>
    </w:p>
    <w:p w14:paraId="54A4AF86" w14:textId="06C3B106" w:rsidR="00E72726" w:rsidRDefault="00D37F4D" w:rsidP="00E72726">
      <w:pPr>
        <w:rPr>
          <w:rFonts w:hint="eastAsia"/>
        </w:rPr>
      </w:pPr>
      <w:r>
        <w:rPr>
          <w:noProof/>
        </w:rPr>
        <w:drawing>
          <wp:inline distT="0" distB="0" distL="0" distR="0" wp14:anchorId="1C6AF57E" wp14:editId="78529FF2">
            <wp:extent cx="5274310" cy="2088515"/>
            <wp:effectExtent l="0" t="0" r="2540" b="6985"/>
            <wp:docPr id="175849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6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4652" w14:textId="41964667" w:rsidR="00D37F4D" w:rsidRDefault="00D37F4D" w:rsidP="00E727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17BB4E" wp14:editId="252C9627">
            <wp:extent cx="5274310" cy="4505325"/>
            <wp:effectExtent l="0" t="0" r="2540" b="9525"/>
            <wp:docPr id="92468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6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725" w14:textId="77777777" w:rsidR="00C0278C" w:rsidRDefault="00C0278C" w:rsidP="00C0278C">
      <w:pPr>
        <w:pStyle w:val="3"/>
        <w:rPr>
          <w:rFonts w:hint="eastAsia"/>
        </w:rPr>
      </w:pPr>
      <w:bookmarkStart w:id="71" w:name="_Toc237957451"/>
      <w:r>
        <w:rPr>
          <w:rFonts w:hint="eastAsia"/>
        </w:rPr>
        <w:t xml:space="preserve">3. </w:t>
      </w:r>
      <w:r w:rsidRPr="00C0278C">
        <w:t>LangChain ⾥ AgentExecutor 解决的核⼼问题是什么？</w:t>
      </w:r>
      <w:bookmarkEnd w:id="71"/>
      <w:r w:rsidRPr="00C0278C">
        <w:t xml:space="preserve"> </w:t>
      </w:r>
    </w:p>
    <w:p w14:paraId="397CCB7F" w14:textId="310E9F03" w:rsidR="00D37F4D" w:rsidRDefault="00C0278C" w:rsidP="00E72726">
      <w:pPr>
        <w:rPr>
          <w:rFonts w:hint="eastAsia"/>
        </w:rPr>
      </w:pPr>
      <w:r w:rsidRPr="00C0278C">
        <w:t>A： 把「模型决策 → ⼯具执⾏ → 结果回填 → 再决策」的 控制流 标准化，统⼀处理 迭代限制、 错误处理、中间消息结构，让开发者专注⼯具与提示。</w:t>
      </w:r>
    </w:p>
    <w:p w14:paraId="33BBD07F" w14:textId="77777777" w:rsidR="002561F0" w:rsidRDefault="002561F0" w:rsidP="002561F0">
      <w:pPr>
        <w:pStyle w:val="3"/>
        <w:rPr>
          <w:rFonts w:hint="eastAsia"/>
        </w:rPr>
      </w:pPr>
      <w:bookmarkStart w:id="72" w:name="_Toc237957452"/>
      <w:r>
        <w:rPr>
          <w:rFonts w:hint="eastAsia"/>
        </w:rPr>
        <w:t xml:space="preserve">4. </w:t>
      </w:r>
      <w:r w:rsidRPr="002561F0">
        <w:t>⼯具描述为什么重要？</w:t>
      </w:r>
      <w:bookmarkEnd w:id="72"/>
    </w:p>
    <w:p w14:paraId="54FABF5F" w14:textId="01479F6D" w:rsidR="00C0278C" w:rsidRDefault="002561F0" w:rsidP="00E72726">
      <w:pPr>
        <w:rPr>
          <w:rFonts w:hint="eastAsia"/>
        </w:rPr>
      </w:pPr>
      <w:r w:rsidRPr="002561F0">
        <w:t xml:space="preserve"> A： Agent 依赖描述进⾏ ⼯具选择；描述不清会导致错选⼯具或参数幻觉。应包含 ⽤途、输⼊输 出、边界条件、示例。 5.4 追问及应对 追问 LangChain Agent 和⾃写 ReAct 差别？ 版本迁移问题？</w:t>
      </w:r>
    </w:p>
    <w:p w14:paraId="628233DB" w14:textId="6725254F" w:rsidR="005B4F7F" w:rsidRDefault="005B4F7F" w:rsidP="005B4F7F">
      <w:pPr>
        <w:pStyle w:val="3"/>
        <w:rPr>
          <w:rFonts w:hint="eastAsia"/>
        </w:rPr>
      </w:pPr>
      <w:bookmarkStart w:id="73" w:name="_Toc237957453"/>
      <w:r>
        <w:rPr>
          <w:rFonts w:hint="eastAsia"/>
        </w:rPr>
        <w:lastRenderedPageBreak/>
        <w:t>5. 追问</w:t>
      </w:r>
      <w:bookmarkEnd w:id="73"/>
    </w:p>
    <w:p w14:paraId="45D0E427" w14:textId="4EEF7D8E" w:rsidR="005B4F7F" w:rsidRDefault="005B4F7F" w:rsidP="005B4F7F">
      <w:pPr>
        <w:rPr>
          <w:rFonts w:hint="eastAsia"/>
        </w:rPr>
      </w:pPr>
      <w:r>
        <w:rPr>
          <w:noProof/>
        </w:rPr>
        <w:drawing>
          <wp:inline distT="0" distB="0" distL="0" distR="0" wp14:anchorId="54B08C5F" wp14:editId="133213AB">
            <wp:extent cx="5274310" cy="1554480"/>
            <wp:effectExtent l="0" t="0" r="2540" b="7620"/>
            <wp:docPr id="538791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15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D14F" w14:textId="709AAD99" w:rsidR="005B4F7F" w:rsidRDefault="001D48D0" w:rsidP="001D48D0">
      <w:pPr>
        <w:pStyle w:val="2"/>
        <w:rPr>
          <w:rFonts w:hint="eastAsia"/>
        </w:rPr>
      </w:pPr>
      <w:bookmarkStart w:id="74" w:name="_Toc237957454"/>
      <w:r>
        <w:rPr>
          <w:rFonts w:hint="eastAsia"/>
        </w:rPr>
        <w:t>LangGraph 状态机</w:t>
      </w:r>
      <w:bookmarkEnd w:id="74"/>
    </w:p>
    <w:p w14:paraId="02F0DC0E" w14:textId="6D36BFAD" w:rsidR="001D48D0" w:rsidRDefault="001D48D0" w:rsidP="0064512A">
      <w:pPr>
        <w:pStyle w:val="3"/>
        <w:rPr>
          <w:rFonts w:hint="eastAsia"/>
        </w:rPr>
      </w:pPr>
      <w:bookmarkStart w:id="75" w:name="_Toc237957455"/>
      <w:r>
        <w:rPr>
          <w:rFonts w:hint="eastAsia"/>
        </w:rPr>
        <w:t xml:space="preserve">1. </w:t>
      </w:r>
      <w:r w:rsidRPr="001D48D0">
        <w:t>概念解释</w:t>
      </w:r>
      <w:bookmarkEnd w:id="75"/>
    </w:p>
    <w:p w14:paraId="7CEB18BA" w14:textId="686451B3" w:rsidR="001D48D0" w:rsidRDefault="001D48D0" w:rsidP="001D48D0">
      <w:pPr>
        <w:rPr>
          <w:rFonts w:hint="eastAsia"/>
        </w:rPr>
      </w:pPr>
      <w:r w:rsidRPr="001D48D0">
        <w:t>如果把 LangChain Agent 看成「⼀套默认的循环」，LangGraph 则是把 Agent ⼯作流画成 图： 节点是处理步骤（调⽤模型、调⼯具、审核），边是流转关系。复杂业务往往需要分⽀、循环、⼈ ⼯确认——⽤图更直观。</w:t>
      </w:r>
    </w:p>
    <w:p w14:paraId="53E391F9" w14:textId="4CF7ADE9" w:rsidR="001D48D0" w:rsidRDefault="0064512A" w:rsidP="0064512A">
      <w:pPr>
        <w:pStyle w:val="3"/>
        <w:rPr>
          <w:rFonts w:hint="eastAsia"/>
        </w:rPr>
      </w:pPr>
      <w:bookmarkStart w:id="76" w:name="_Toc237957456"/>
      <w:r>
        <w:rPr>
          <w:rFonts w:hint="eastAsia"/>
        </w:rPr>
        <w:lastRenderedPageBreak/>
        <w:t>2. 原理解释</w:t>
      </w:r>
      <w:bookmarkEnd w:id="76"/>
    </w:p>
    <w:p w14:paraId="67565AA7" w14:textId="7E2E8090" w:rsidR="0064512A" w:rsidRDefault="00F604E7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59071D6E" wp14:editId="06544F9E">
            <wp:extent cx="5274310" cy="5443855"/>
            <wp:effectExtent l="0" t="0" r="2540" b="4445"/>
            <wp:docPr id="188454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49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833B" w14:textId="45D8342B" w:rsidR="00F604E7" w:rsidRDefault="00F604E7" w:rsidP="00F604E7">
      <w:pPr>
        <w:pStyle w:val="3"/>
        <w:rPr>
          <w:rFonts w:hint="eastAsia"/>
        </w:rPr>
      </w:pPr>
      <w:bookmarkStart w:id="77" w:name="_Toc237957457"/>
      <w:r>
        <w:rPr>
          <w:rFonts w:hint="eastAsia"/>
        </w:rPr>
        <w:t xml:space="preserve">3. </w:t>
      </w:r>
      <w:r w:rsidRPr="00F604E7">
        <w:t>与 LangChain Agent 的区别（⾯试⾼频）</w:t>
      </w:r>
      <w:bookmarkEnd w:id="77"/>
    </w:p>
    <w:p w14:paraId="2244A0E5" w14:textId="36177EE2" w:rsidR="00F604E7" w:rsidRDefault="00F604E7" w:rsidP="00F604E7">
      <w:pPr>
        <w:rPr>
          <w:rFonts w:hint="eastAsia"/>
        </w:rPr>
      </w:pPr>
      <w:r>
        <w:rPr>
          <w:noProof/>
        </w:rPr>
        <w:drawing>
          <wp:inline distT="0" distB="0" distL="0" distR="0" wp14:anchorId="3E6B8609" wp14:editId="4852E1F1">
            <wp:extent cx="5274310" cy="1925955"/>
            <wp:effectExtent l="0" t="0" r="2540" b="0"/>
            <wp:docPr id="254137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37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C510" w14:textId="77777777" w:rsidR="00592A0B" w:rsidRDefault="00592A0B" w:rsidP="00592A0B">
      <w:pPr>
        <w:pStyle w:val="3"/>
        <w:rPr>
          <w:rFonts w:hint="eastAsia"/>
        </w:rPr>
      </w:pPr>
      <w:bookmarkStart w:id="78" w:name="_Toc237957458"/>
      <w:r>
        <w:rPr>
          <w:rFonts w:hint="eastAsia"/>
        </w:rPr>
        <w:lastRenderedPageBreak/>
        <w:t xml:space="preserve">4. </w:t>
      </w:r>
      <w:r w:rsidRPr="00592A0B">
        <w:t>什么时候选 LangGraph ⽽不是 AgentExecutor？</w:t>
      </w:r>
      <w:bookmarkEnd w:id="78"/>
      <w:r w:rsidRPr="00592A0B">
        <w:t xml:space="preserve"> </w:t>
      </w:r>
    </w:p>
    <w:p w14:paraId="192F4CF5" w14:textId="061513F1" w:rsidR="00F604E7" w:rsidRPr="00F604E7" w:rsidRDefault="00592A0B" w:rsidP="00F604E7">
      <w:pPr>
        <w:rPr>
          <w:rFonts w:hint="eastAsia"/>
        </w:rPr>
      </w:pPr>
      <w:r w:rsidRPr="00592A0B">
        <w:t>A： 当流程不是「单⼀⼯具循环」，⽽是需要 多阶段流⽔线、条件路由、回环修复、⼈⼯审核节 点、并⾏任务 时，⽤图编排更清晰可维护。</w:t>
      </w:r>
    </w:p>
    <w:p w14:paraId="4E2DA4E7" w14:textId="77777777" w:rsidR="00592A0B" w:rsidRDefault="00592A0B" w:rsidP="00592A0B">
      <w:pPr>
        <w:pStyle w:val="3"/>
        <w:rPr>
          <w:rFonts w:hint="eastAsia"/>
        </w:rPr>
      </w:pPr>
      <w:bookmarkStart w:id="79" w:name="_Toc237957459"/>
      <w:r>
        <w:rPr>
          <w:rFonts w:hint="eastAsia"/>
        </w:rPr>
        <w:t xml:space="preserve">5. </w:t>
      </w:r>
      <w:r w:rsidRPr="00592A0B">
        <w:t>LangGraph 的状态更新为什么要谨慎设计？</w:t>
      </w:r>
      <w:bookmarkEnd w:id="79"/>
    </w:p>
    <w:p w14:paraId="01D1A5B8" w14:textId="3D85B997" w:rsidR="00F604E7" w:rsidRDefault="00592A0B" w:rsidP="001D48D0">
      <w:pPr>
        <w:rPr>
          <w:rFonts w:hint="eastAsia"/>
        </w:rPr>
      </w:pPr>
      <w:r w:rsidRPr="00592A0B">
        <w:t xml:space="preserve"> A： 多节点写⼊同⼀字段可能冲突；需要 schema 约束、归约策略（append vs replace）、明确 每个节点的写⼊职责。</w:t>
      </w:r>
    </w:p>
    <w:p w14:paraId="067D41B6" w14:textId="510A089B" w:rsidR="00CE7559" w:rsidRDefault="00CE7559" w:rsidP="00CE7559">
      <w:pPr>
        <w:pStyle w:val="3"/>
        <w:rPr>
          <w:rFonts w:hint="eastAsia"/>
        </w:rPr>
      </w:pPr>
      <w:bookmarkStart w:id="80" w:name="_Toc237957460"/>
      <w:r>
        <w:rPr>
          <w:rFonts w:hint="eastAsia"/>
        </w:rPr>
        <w:t>6. 追问</w:t>
      </w:r>
      <w:bookmarkEnd w:id="80"/>
    </w:p>
    <w:p w14:paraId="569C7DED" w14:textId="0D0FA2C9" w:rsidR="00CE7559" w:rsidRPr="00CE7559" w:rsidRDefault="00CE7559" w:rsidP="00CE7559">
      <w:pPr>
        <w:rPr>
          <w:rFonts w:hint="eastAsia"/>
        </w:rPr>
      </w:pPr>
      <w:r>
        <w:rPr>
          <w:noProof/>
        </w:rPr>
        <w:drawing>
          <wp:inline distT="0" distB="0" distL="0" distR="0" wp14:anchorId="2BE4B68A" wp14:editId="3AE8B564">
            <wp:extent cx="5274310" cy="1249045"/>
            <wp:effectExtent l="0" t="0" r="2540" b="8255"/>
            <wp:docPr id="422954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4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CDEE" w14:textId="62C4E76B" w:rsidR="00F604E7" w:rsidRDefault="00CE7559" w:rsidP="00CE7559">
      <w:pPr>
        <w:pStyle w:val="2"/>
        <w:rPr>
          <w:rFonts w:hint="eastAsia"/>
        </w:rPr>
      </w:pPr>
      <w:bookmarkStart w:id="81" w:name="_Toc237957461"/>
      <w:r w:rsidRPr="00CE7559">
        <w:t>AutoGen / CrewAI 等多 Agent 框架</w:t>
      </w:r>
      <w:bookmarkEnd w:id="81"/>
    </w:p>
    <w:p w14:paraId="39D7BFC6" w14:textId="77777777" w:rsidR="00CE7559" w:rsidRDefault="00CE7559" w:rsidP="00CE7559">
      <w:pPr>
        <w:pStyle w:val="3"/>
        <w:rPr>
          <w:rFonts w:hint="eastAsia"/>
        </w:rPr>
      </w:pPr>
      <w:bookmarkStart w:id="82" w:name="_Toc237957462"/>
      <w:r>
        <w:rPr>
          <w:rFonts w:hint="eastAsia"/>
        </w:rPr>
        <w:t xml:space="preserve">1. </w:t>
      </w:r>
      <w:r w:rsidRPr="00CE7559">
        <w:t>概念解释</w:t>
      </w:r>
      <w:bookmarkEnd w:id="82"/>
    </w:p>
    <w:p w14:paraId="72EB85E1" w14:textId="6887B92C" w:rsidR="00CE7559" w:rsidRDefault="00CE7559" w:rsidP="00CE7559">
      <w:pPr>
        <w:rPr>
          <w:rFonts w:hint="eastAsia"/>
        </w:rPr>
      </w:pPr>
      <w:r w:rsidRPr="00CE7559">
        <w:t xml:space="preserve"> 多 Agent 框架把任务拆给多个「⻆⾊」：有⼈负责写代码，有⼈负责审查，有⼈负责检索。它们通 过 对话 或 结构化消息 协作。AutoGen 偏 可编程的对话与⼯具；CrewAI 偏 ⻆⾊驱动的团队流程 （Crew）</w:t>
      </w:r>
    </w:p>
    <w:p w14:paraId="74E98ED3" w14:textId="2878EBE6" w:rsidR="00CE7559" w:rsidRPr="00CE7559" w:rsidRDefault="00BB586E" w:rsidP="00BB586E">
      <w:pPr>
        <w:pStyle w:val="3"/>
        <w:rPr>
          <w:rFonts w:hint="eastAsia"/>
        </w:rPr>
      </w:pPr>
      <w:bookmarkStart w:id="83" w:name="_Toc237957463"/>
      <w:r>
        <w:rPr>
          <w:rFonts w:hint="eastAsia"/>
        </w:rPr>
        <w:lastRenderedPageBreak/>
        <w:t xml:space="preserve">2. </w:t>
      </w:r>
      <w:r w:rsidRPr="00BB586E">
        <w:t>原理</w:t>
      </w:r>
      <w:r>
        <w:rPr>
          <w:rFonts w:hint="eastAsia"/>
        </w:rPr>
        <w:t>解释</w:t>
      </w:r>
      <w:bookmarkEnd w:id="83"/>
    </w:p>
    <w:p w14:paraId="752685E1" w14:textId="73E5F12C" w:rsidR="00F604E7" w:rsidRDefault="00BB586E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57622556" wp14:editId="6B3F33EC">
            <wp:extent cx="4104762" cy="4152381"/>
            <wp:effectExtent l="0" t="0" r="0" b="635"/>
            <wp:docPr id="149723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55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4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D1FF" w14:textId="33F4C634" w:rsidR="00F604E7" w:rsidRDefault="00BB586E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50647E59" wp14:editId="3A5004C8">
            <wp:extent cx="3676190" cy="1476190"/>
            <wp:effectExtent l="0" t="0" r="635" b="0"/>
            <wp:docPr id="18552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4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02E8" w14:textId="77777777" w:rsidR="00DC3DC2" w:rsidRDefault="00DC3DC2" w:rsidP="00DC3DC2">
      <w:pPr>
        <w:pStyle w:val="3"/>
        <w:rPr>
          <w:rFonts w:hint="eastAsia"/>
        </w:rPr>
      </w:pPr>
      <w:bookmarkStart w:id="84" w:name="_Toc237957464"/>
      <w:r>
        <w:rPr>
          <w:rFonts w:hint="eastAsia"/>
        </w:rPr>
        <w:t xml:space="preserve">3. </w:t>
      </w:r>
      <w:r w:rsidRPr="00DC3DC2">
        <w:t>多 Agent ⼀定⽐单 Agent 更强吗？</w:t>
      </w:r>
      <w:bookmarkEnd w:id="84"/>
    </w:p>
    <w:p w14:paraId="0A630AB5" w14:textId="148208B0" w:rsidR="00DC3DC2" w:rsidRDefault="00DC3DC2" w:rsidP="001D48D0">
      <w:pPr>
        <w:rPr>
          <w:rFonts w:hint="eastAsia"/>
        </w:rPr>
      </w:pPr>
      <w:r w:rsidRPr="00DC3DC2">
        <w:t xml:space="preserve"> A： 不⼀定。更多 Agent 可能带来 协调成本、错误级联、对话冗⻓。当任务可清晰分⼯且有评估 机制时收益⼤；否则单 Agent + 强⼯具可能更简单⾼效。</w:t>
      </w:r>
    </w:p>
    <w:p w14:paraId="7E2C9D59" w14:textId="77777777" w:rsidR="00DC3DC2" w:rsidRDefault="00DC3DC2" w:rsidP="00DC3DC2">
      <w:pPr>
        <w:pStyle w:val="3"/>
        <w:rPr>
          <w:rFonts w:hint="eastAsia"/>
        </w:rPr>
      </w:pPr>
      <w:bookmarkStart w:id="85" w:name="_Toc237957465"/>
      <w:r>
        <w:rPr>
          <w:rFonts w:hint="eastAsia"/>
        </w:rPr>
        <w:t xml:space="preserve">4. </w:t>
      </w:r>
      <w:r w:rsidRPr="00DC3DC2">
        <w:t>如何避免多 Agent「互相附和」？</w:t>
      </w:r>
      <w:bookmarkEnd w:id="85"/>
    </w:p>
    <w:p w14:paraId="3739922B" w14:textId="7C4BACAF" w:rsidR="00DC3DC2" w:rsidRDefault="00DC3DC2" w:rsidP="001D48D0">
      <w:pPr>
        <w:rPr>
          <w:rFonts w:hint="eastAsia"/>
        </w:rPr>
      </w:pPr>
      <w:r w:rsidRPr="00DC3DC2">
        <w:t xml:space="preserve"> A： 引⼊ 独⽴审查⻆⾊、基于规则的检查、外部⼯具验证（测试、检索），并明确 停⽌条件 与 异 议处理流程。</w:t>
      </w:r>
    </w:p>
    <w:p w14:paraId="17605724" w14:textId="020DA916" w:rsidR="00DC3DC2" w:rsidRDefault="00FE163B" w:rsidP="00FE163B">
      <w:pPr>
        <w:pStyle w:val="3"/>
        <w:rPr>
          <w:rFonts w:hint="eastAsia"/>
        </w:rPr>
      </w:pPr>
      <w:bookmarkStart w:id="86" w:name="_Toc237957466"/>
      <w:r>
        <w:rPr>
          <w:rFonts w:hint="eastAsia"/>
        </w:rPr>
        <w:lastRenderedPageBreak/>
        <w:t>5. 追问</w:t>
      </w:r>
      <w:bookmarkEnd w:id="86"/>
    </w:p>
    <w:p w14:paraId="1AD6AF4B" w14:textId="7DEB14A8" w:rsidR="00FE163B" w:rsidRDefault="00FE163B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3E845AAE" wp14:editId="0042AC9F">
            <wp:extent cx="5274310" cy="1329690"/>
            <wp:effectExtent l="0" t="0" r="2540" b="3810"/>
            <wp:docPr id="201040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09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B445" w14:textId="04058713" w:rsidR="001D70FA" w:rsidRDefault="001D70FA" w:rsidP="001D70FA">
      <w:pPr>
        <w:pStyle w:val="2"/>
        <w:rPr>
          <w:rFonts w:hint="eastAsia"/>
        </w:rPr>
      </w:pPr>
      <w:bookmarkStart w:id="87" w:name="_Toc237957467"/>
      <w:r>
        <w:rPr>
          <w:rFonts w:hint="eastAsia"/>
        </w:rPr>
        <w:t>综合题</w:t>
      </w:r>
      <w:bookmarkEnd w:id="87"/>
    </w:p>
    <w:p w14:paraId="35F21361" w14:textId="607F35EF" w:rsidR="001D70FA" w:rsidRDefault="001D70FA" w:rsidP="001D70FA">
      <w:pPr>
        <w:pStyle w:val="3"/>
        <w:rPr>
          <w:rFonts w:hint="eastAsia"/>
        </w:rPr>
      </w:pPr>
      <w:bookmarkStart w:id="88" w:name="_Toc237957468"/>
      <w:r>
        <w:rPr>
          <w:rFonts w:hint="eastAsia"/>
        </w:rPr>
        <w:t xml:space="preserve">1. </w:t>
      </w:r>
      <w:r w:rsidRPr="001D70FA">
        <w:t>请⽤⼀句话解释 ReAct。</w:t>
      </w:r>
      <w:bookmarkEnd w:id="88"/>
    </w:p>
    <w:p w14:paraId="03B9C50C" w14:textId="2E2AAB15" w:rsidR="00DC3DC2" w:rsidRDefault="001D70FA" w:rsidP="001D48D0">
      <w:pPr>
        <w:rPr>
          <w:rFonts w:hint="eastAsia"/>
        </w:rPr>
      </w:pPr>
      <w:r w:rsidRPr="001D70FA">
        <w:t xml:space="preserve"> A： 让模型交替输出推理与可执⾏⾏动，并⽤⼯具返回的 Observation 闭环纠错，从⽽把推理接 地到外部环境。</w:t>
      </w:r>
    </w:p>
    <w:p w14:paraId="68F4ED7E" w14:textId="4B124103" w:rsidR="001D70FA" w:rsidRDefault="001D70FA" w:rsidP="001D70FA">
      <w:pPr>
        <w:pStyle w:val="3"/>
        <w:rPr>
          <w:rFonts w:hint="eastAsia"/>
        </w:rPr>
      </w:pPr>
      <w:bookmarkStart w:id="89" w:name="_Toc237957469"/>
      <w:r>
        <w:rPr>
          <w:rFonts w:hint="eastAsia"/>
        </w:rPr>
        <w:t xml:space="preserve">2. </w:t>
      </w:r>
      <w:r w:rsidRPr="001D70FA">
        <w:t>ReAct 轨迹⾥，哪⼀部分必须由系统⽣成？为什么？</w:t>
      </w:r>
      <w:bookmarkEnd w:id="89"/>
    </w:p>
    <w:p w14:paraId="0604E113" w14:textId="7DC9D774" w:rsidR="001D70FA" w:rsidRDefault="001D70FA" w:rsidP="001D48D0">
      <w:pPr>
        <w:rPr>
          <w:rFonts w:hint="eastAsia"/>
        </w:rPr>
      </w:pPr>
      <w:r w:rsidRPr="001D70FA">
        <w:t xml:space="preserve"> A： Observation 必须由⼯具/环境⽣成，防⽌模型伪造证据导致「看似合理但错误」的答案。</w:t>
      </w:r>
    </w:p>
    <w:p w14:paraId="271E13B7" w14:textId="41B29F7D" w:rsidR="001D70FA" w:rsidRDefault="001D70FA" w:rsidP="001D70FA">
      <w:pPr>
        <w:pStyle w:val="3"/>
        <w:rPr>
          <w:rFonts w:hint="eastAsia"/>
        </w:rPr>
      </w:pPr>
      <w:bookmarkStart w:id="90" w:name="_Toc237957470"/>
      <w:r>
        <w:rPr>
          <w:rFonts w:hint="eastAsia"/>
        </w:rPr>
        <w:t xml:space="preserve">3. </w:t>
      </w:r>
      <w:r w:rsidRPr="001D70FA">
        <w:t>Plan-and-Execute 的最⼤⻛险是什么？如何缓解？</w:t>
      </w:r>
      <w:bookmarkEnd w:id="90"/>
    </w:p>
    <w:p w14:paraId="722FF7C3" w14:textId="435B782C" w:rsidR="001D70FA" w:rsidRDefault="001D70FA" w:rsidP="001D48D0">
      <w:pPr>
        <w:rPr>
          <w:rFonts w:hint="eastAsia"/>
        </w:rPr>
      </w:pPr>
      <w:r w:rsidRPr="001D70FA">
        <w:t xml:space="preserve"> A： ⻛险是 错误计划污染全局；缓解是 可验证⼦步骤、重规划、强 Planner 约束输出 与 执⾏期 监控。</w:t>
      </w:r>
    </w:p>
    <w:p w14:paraId="0D0EFC33" w14:textId="77B64FD4" w:rsidR="00CE1DD3" w:rsidRDefault="00CE1DD3" w:rsidP="00CE1DD3">
      <w:pPr>
        <w:pStyle w:val="3"/>
        <w:rPr>
          <w:rFonts w:hint="eastAsia"/>
        </w:rPr>
      </w:pPr>
      <w:bookmarkStart w:id="91" w:name="_Toc237957471"/>
      <w:r>
        <w:rPr>
          <w:rFonts w:hint="eastAsia"/>
        </w:rPr>
        <w:t xml:space="preserve">4. </w:t>
      </w:r>
      <w:r w:rsidRPr="00CE1DD3">
        <w:t>Reflexion 的关键产出是什么？它如何提升下⼀轮？</w:t>
      </w:r>
      <w:bookmarkEnd w:id="91"/>
    </w:p>
    <w:p w14:paraId="2FFA9BC6" w14:textId="23C9BAC6" w:rsidR="001D70FA" w:rsidRDefault="00CE1DD3" w:rsidP="001D48D0">
      <w:pPr>
        <w:rPr>
          <w:rFonts w:hint="eastAsia"/>
        </w:rPr>
      </w:pPr>
      <w:r w:rsidRPr="00CE1DD3">
        <w:t xml:space="preserve"> A： 关键是 ⾼质量反思⽂本；它作为记忆进⼊下⼀轮提示，指导 Actor 改变策略⽽⾮重复错误。</w:t>
      </w:r>
    </w:p>
    <w:p w14:paraId="66659AA8" w14:textId="77777777" w:rsidR="00BC3AA4" w:rsidRDefault="00BC3AA4" w:rsidP="00BC3AA4">
      <w:pPr>
        <w:pStyle w:val="3"/>
        <w:rPr>
          <w:rFonts w:hint="eastAsia"/>
        </w:rPr>
      </w:pPr>
      <w:bookmarkStart w:id="92" w:name="_Toc237957472"/>
      <w:r>
        <w:rPr>
          <w:rFonts w:hint="eastAsia"/>
        </w:rPr>
        <w:t xml:space="preserve">5. </w:t>
      </w:r>
      <w:r w:rsidRPr="00BC3AA4">
        <w:t>LATS 与 ReAct 在「探索能⼒」上如何对⽐？</w:t>
      </w:r>
      <w:bookmarkEnd w:id="92"/>
    </w:p>
    <w:p w14:paraId="1D9EC5FA" w14:textId="548AA841" w:rsidR="001D70FA" w:rsidRDefault="00BC3AA4" w:rsidP="001D48D0">
      <w:pPr>
        <w:rPr>
          <w:rFonts w:hint="eastAsia"/>
        </w:rPr>
      </w:pPr>
      <w:r w:rsidRPr="00BC3AA4">
        <w:t xml:space="preserve"> A： ReAct 通常主路径贪⼼推进；LATS/MCTS 通过 多分⽀搜索与价值回传 更系统探索决策空间 （成本更⾼）</w:t>
      </w:r>
    </w:p>
    <w:p w14:paraId="6C0B10EE" w14:textId="58EA1622" w:rsidR="00E33CEF" w:rsidRDefault="00E33CEF" w:rsidP="00E33CEF">
      <w:pPr>
        <w:pStyle w:val="3"/>
        <w:rPr>
          <w:rFonts w:hint="eastAsia"/>
        </w:rPr>
      </w:pPr>
      <w:bookmarkStart w:id="93" w:name="_Toc237957473"/>
      <w:r>
        <w:rPr>
          <w:rFonts w:hint="eastAsia"/>
        </w:rPr>
        <w:t xml:space="preserve">6. </w:t>
      </w:r>
      <w:r w:rsidRPr="00E33CEF">
        <w:t>LangChain AgentExecutor 中为什么要限制 max_iterations？</w:t>
      </w:r>
      <w:bookmarkEnd w:id="93"/>
    </w:p>
    <w:p w14:paraId="05B22BE9" w14:textId="5FEEED1B" w:rsidR="00BC3AA4" w:rsidRDefault="00E33CEF" w:rsidP="001D48D0">
      <w:pPr>
        <w:rPr>
          <w:rFonts w:hint="eastAsia"/>
        </w:rPr>
      </w:pPr>
      <w:r w:rsidRPr="00E33CEF">
        <w:t xml:space="preserve"> A： 防⽌⼯具循环、解析失败导致的 ⽆限循环，并控制成本与延迟。</w:t>
      </w:r>
    </w:p>
    <w:p w14:paraId="1466BAA4" w14:textId="5FF60ECC" w:rsidR="00E33CEF" w:rsidRDefault="00E33CEF" w:rsidP="00E33CEF">
      <w:pPr>
        <w:pStyle w:val="3"/>
        <w:rPr>
          <w:rFonts w:hint="eastAsia"/>
        </w:rPr>
      </w:pPr>
      <w:bookmarkStart w:id="94" w:name="_Toc237957474"/>
      <w:r>
        <w:rPr>
          <w:rFonts w:hint="eastAsia"/>
        </w:rPr>
        <w:lastRenderedPageBreak/>
        <w:t xml:space="preserve">7. </w:t>
      </w:r>
      <w:r w:rsidRPr="00E33CEF">
        <w:t>描述 LangGraph 的条件边解决的业务问题。</w:t>
      </w:r>
      <w:bookmarkEnd w:id="94"/>
    </w:p>
    <w:p w14:paraId="237D6B0F" w14:textId="3049A5B4" w:rsidR="00BC3AA4" w:rsidRDefault="00E33CEF" w:rsidP="001D48D0">
      <w:pPr>
        <w:rPr>
          <w:rFonts w:hint="eastAsia"/>
        </w:rPr>
      </w:pPr>
      <w:r w:rsidRPr="00E33CEF">
        <w:t xml:space="preserve"> A： 根据中间状态动态路由，例如失败重试、需要⼈⼯审核、不同客户等级⾛不同流程。</w:t>
      </w:r>
    </w:p>
    <w:p w14:paraId="4989E1C4" w14:textId="77777777" w:rsidR="003308E0" w:rsidRDefault="003308E0" w:rsidP="003308E0">
      <w:pPr>
        <w:pStyle w:val="3"/>
        <w:rPr>
          <w:rFonts w:hint="eastAsia"/>
        </w:rPr>
      </w:pPr>
      <w:bookmarkStart w:id="95" w:name="_Toc237957475"/>
      <w:r>
        <w:rPr>
          <w:rFonts w:hint="eastAsia"/>
        </w:rPr>
        <w:t xml:space="preserve">8. </w:t>
      </w:r>
      <w:r w:rsidRPr="003308E0">
        <w:t>什么时候更建议「单 Agent + 强⼯具」，⽽不是多 Agent？</w:t>
      </w:r>
      <w:bookmarkEnd w:id="95"/>
    </w:p>
    <w:p w14:paraId="621A4A9E" w14:textId="600C0E35" w:rsidR="001D70FA" w:rsidRDefault="003308E0" w:rsidP="001D48D0">
      <w:pPr>
        <w:rPr>
          <w:rFonts w:hint="eastAsia"/>
        </w:rPr>
      </w:pPr>
      <w:r w:rsidRPr="003308E0">
        <w:t xml:space="preserve"> A： 任务边界清晰、⽆需组织化分⼯、协调成本可能⼤于收益时；或延迟/成本敏感场景。</w:t>
      </w:r>
    </w:p>
    <w:p w14:paraId="47927888" w14:textId="77777777" w:rsidR="003308E0" w:rsidRDefault="003308E0" w:rsidP="003308E0">
      <w:pPr>
        <w:pStyle w:val="3"/>
        <w:rPr>
          <w:rFonts w:hint="eastAsia"/>
        </w:rPr>
      </w:pPr>
      <w:bookmarkStart w:id="96" w:name="_Toc237957476"/>
      <w:r>
        <w:rPr>
          <w:rFonts w:hint="eastAsia"/>
        </w:rPr>
        <w:t xml:space="preserve">9. </w:t>
      </w:r>
      <w:r w:rsidRPr="003308E0">
        <w:t>多 Agent 系统的「评估器」可以有哪些实现？</w:t>
      </w:r>
      <w:bookmarkEnd w:id="96"/>
    </w:p>
    <w:p w14:paraId="7CBA8357" w14:textId="12E3C893" w:rsidR="003308E0" w:rsidRDefault="003308E0" w:rsidP="001D48D0">
      <w:pPr>
        <w:rPr>
          <w:rFonts w:hint="eastAsia"/>
        </w:rPr>
      </w:pPr>
      <w:r w:rsidRPr="003308E0">
        <w:t xml:space="preserve"> A： 单元测试/静态规则、更强模型评审、⼈⼯审核节点、外部检索核对事实等。</w:t>
      </w:r>
    </w:p>
    <w:p w14:paraId="350D7105" w14:textId="77777777" w:rsidR="00A47BF0" w:rsidRDefault="00A47BF0" w:rsidP="00A47BF0">
      <w:pPr>
        <w:pStyle w:val="3"/>
        <w:rPr>
          <w:rFonts w:hint="eastAsia"/>
        </w:rPr>
      </w:pPr>
      <w:bookmarkStart w:id="97" w:name="_Toc237957477"/>
      <w:r>
        <w:rPr>
          <w:rFonts w:hint="eastAsia"/>
        </w:rPr>
        <w:t xml:space="preserve">10. </w:t>
      </w:r>
      <w:r w:rsidRPr="00A47BF0">
        <w:t>ReAct Prompt 为什么要给 few-shot 示例？</w:t>
      </w:r>
      <w:bookmarkEnd w:id="97"/>
      <w:r w:rsidRPr="00A47BF0">
        <w:t xml:space="preserve"> </w:t>
      </w:r>
    </w:p>
    <w:p w14:paraId="2C111A20" w14:textId="5FDCCF66" w:rsidR="003308E0" w:rsidRDefault="00A47BF0" w:rsidP="001D48D0">
      <w:pPr>
        <w:rPr>
          <w:rFonts w:hint="eastAsia"/>
        </w:rPr>
      </w:pPr>
      <w:r w:rsidRPr="00A47BF0">
        <w:t>A： 提升模型对 固定格式 的遵从度，降低解析失败率，稳定⼯具调⽤。</w:t>
      </w:r>
    </w:p>
    <w:p w14:paraId="2449A2CD" w14:textId="77777777" w:rsidR="00B33B9B" w:rsidRDefault="00B33B9B" w:rsidP="00B33B9B">
      <w:pPr>
        <w:pStyle w:val="3"/>
        <w:rPr>
          <w:rFonts w:hint="eastAsia"/>
        </w:rPr>
      </w:pPr>
      <w:bookmarkStart w:id="98" w:name="_Toc237957478"/>
      <w:r>
        <w:rPr>
          <w:rFonts w:hint="eastAsia"/>
        </w:rPr>
        <w:t xml:space="preserve">11. </w:t>
      </w:r>
      <w:r w:rsidRPr="00B33B9B">
        <w:t>Re-planning 与 Reflexion 都「改正错误」，区别是什么？</w:t>
      </w:r>
      <w:bookmarkEnd w:id="98"/>
    </w:p>
    <w:p w14:paraId="0A20CA06" w14:textId="1977CEEA" w:rsidR="001D70FA" w:rsidRDefault="00B33B9B" w:rsidP="001D48D0">
      <w:pPr>
        <w:rPr>
          <w:rFonts w:hint="eastAsia"/>
        </w:rPr>
      </w:pPr>
      <w:r w:rsidRPr="00B33B9B">
        <w:t xml:space="preserve"> A： Re-planning 偏 计划结构 的调整（下⼀步怎么⾛）；Reflexion 偏 策略/经验 的语⾔化总结并 跨轮复⽤。</w:t>
      </w:r>
    </w:p>
    <w:p w14:paraId="572C8C2F" w14:textId="77777777" w:rsidR="00B33B9B" w:rsidRDefault="00B33B9B" w:rsidP="00B33B9B">
      <w:pPr>
        <w:pStyle w:val="3"/>
        <w:rPr>
          <w:rFonts w:hint="eastAsia"/>
        </w:rPr>
      </w:pPr>
      <w:bookmarkStart w:id="99" w:name="_Toc237957479"/>
      <w:r>
        <w:rPr>
          <w:rFonts w:hint="eastAsia"/>
        </w:rPr>
        <w:t xml:space="preserve">12. </w:t>
      </w:r>
      <w:r w:rsidRPr="00B33B9B">
        <w:t>LangGraph 相⽐普通脚本编排的核⼼收益？</w:t>
      </w:r>
      <w:bookmarkEnd w:id="99"/>
      <w:r w:rsidRPr="00B33B9B">
        <w:t xml:space="preserve"> </w:t>
      </w:r>
    </w:p>
    <w:p w14:paraId="12E56495" w14:textId="4BBE1B5D" w:rsidR="00A47BF0" w:rsidRDefault="00B33B9B" w:rsidP="001D48D0">
      <w:pPr>
        <w:rPr>
          <w:rFonts w:hint="eastAsia"/>
        </w:rPr>
      </w:pPr>
      <w:r w:rsidRPr="00B33B9B">
        <w:t>A： 把流程 显式化 为图，分⽀/回环/⼈机节点⼀等公⺠，更易维护与观测。</w:t>
      </w:r>
    </w:p>
    <w:p w14:paraId="123FB277" w14:textId="77777777" w:rsidR="0089251C" w:rsidRDefault="0089251C" w:rsidP="0089251C">
      <w:pPr>
        <w:pStyle w:val="3"/>
        <w:rPr>
          <w:rFonts w:hint="eastAsia"/>
        </w:rPr>
      </w:pPr>
      <w:bookmarkStart w:id="100" w:name="_Toc237957480"/>
      <w:r>
        <w:rPr>
          <w:rFonts w:hint="eastAsia"/>
        </w:rPr>
        <w:t xml:space="preserve">13. </w:t>
      </w:r>
      <w:r w:rsidRPr="0089251C">
        <w:t>如果⼯具返回噪声很⼤，ReAct 可能出什么问题？怎么改进？</w:t>
      </w:r>
      <w:bookmarkEnd w:id="100"/>
      <w:r w:rsidRPr="0089251C">
        <w:t xml:space="preserve"> </w:t>
      </w:r>
    </w:p>
    <w:p w14:paraId="7A3B33EC" w14:textId="025BAE70" w:rsidR="00A47BF0" w:rsidRDefault="0089251C" w:rsidP="001D48D0">
      <w:pPr>
        <w:rPr>
          <w:rFonts w:hint="eastAsia"/>
        </w:rPr>
      </w:pPr>
      <w:r w:rsidRPr="0089251C">
        <w:t>A： 模型可能被噪声误导；改进包括 ⼯具侧清洗/结构化输出、⼆次检索、在 Thought ⾥强制 引 ⽤证据⽚段、增加 校验⼯具。</w:t>
      </w:r>
    </w:p>
    <w:p w14:paraId="64FCDEE0" w14:textId="77777777" w:rsidR="0089251C" w:rsidRDefault="0089251C" w:rsidP="00A33CDD">
      <w:pPr>
        <w:pStyle w:val="3"/>
        <w:rPr>
          <w:rFonts w:hint="eastAsia"/>
        </w:rPr>
      </w:pPr>
      <w:bookmarkStart w:id="101" w:name="_Toc237957481"/>
      <w:r>
        <w:rPr>
          <w:rFonts w:hint="eastAsia"/>
        </w:rPr>
        <w:t xml:space="preserve">14. </w:t>
      </w:r>
      <w:r w:rsidRPr="0089251C">
        <w:t>你如何为⼀个企业场景选择 ReAct vs Plan-and-Execute？</w:t>
      </w:r>
      <w:bookmarkEnd w:id="101"/>
      <w:r w:rsidRPr="0089251C">
        <w:t xml:space="preserve"> </w:t>
      </w:r>
    </w:p>
    <w:p w14:paraId="31F71F3B" w14:textId="5B40EE25" w:rsidR="0089251C" w:rsidRDefault="0089251C" w:rsidP="001D48D0">
      <w:pPr>
        <w:rPr>
          <w:rFonts w:hint="eastAsia"/>
        </w:rPr>
      </w:pPr>
      <w:r w:rsidRPr="0089251C">
        <w:t>A： 看任务是否 强流程、是否需要 可审计计划书、是否允许 前期规划成本；需要强⼯具交互与动 态环境⽤ ReAct，强分解与多步骤交付⽤ Plan-and-Execute。</w:t>
      </w:r>
    </w:p>
    <w:p w14:paraId="0DB0062F" w14:textId="77777777" w:rsidR="00A33CDD" w:rsidRDefault="00A33CDD" w:rsidP="00A33CDD">
      <w:pPr>
        <w:pStyle w:val="3"/>
        <w:rPr>
          <w:rFonts w:hint="eastAsia"/>
        </w:rPr>
      </w:pPr>
      <w:bookmarkStart w:id="102" w:name="_Toc237957482"/>
      <w:r>
        <w:rPr>
          <w:rFonts w:hint="eastAsia"/>
        </w:rPr>
        <w:lastRenderedPageBreak/>
        <w:t xml:space="preserve">15. </w:t>
      </w:r>
      <w:r w:rsidRPr="00A33CDD">
        <w:t>为什么说「⼯具描述」是 Agent 的接⼝设计？</w:t>
      </w:r>
      <w:bookmarkEnd w:id="102"/>
    </w:p>
    <w:p w14:paraId="4B533E47" w14:textId="12883042" w:rsidR="00A33CDD" w:rsidRDefault="00A33CDD" w:rsidP="001D48D0">
      <w:pPr>
        <w:rPr>
          <w:rFonts w:hint="eastAsia"/>
        </w:rPr>
      </w:pPr>
      <w:r w:rsidRPr="00A33CDD">
        <w:t xml:space="preserve"> A： LLM 靠描述做路由与填参；描述就是 ⼈机接⼝，直接影响成功率。</w:t>
      </w:r>
    </w:p>
    <w:p w14:paraId="4885D032" w14:textId="7AC5D535" w:rsidR="00A33CDD" w:rsidRDefault="00145028" w:rsidP="00145028">
      <w:pPr>
        <w:pStyle w:val="3"/>
        <w:rPr>
          <w:rFonts w:hint="eastAsia"/>
        </w:rPr>
      </w:pPr>
      <w:bookmarkStart w:id="103" w:name="_Toc237957483"/>
      <w:r>
        <w:rPr>
          <w:rFonts w:hint="eastAsia"/>
        </w:rPr>
        <w:t>16. 对比速记</w:t>
      </w:r>
      <w:bookmarkEnd w:id="103"/>
    </w:p>
    <w:p w14:paraId="6A0CDBBB" w14:textId="1464D6BE" w:rsidR="00145028" w:rsidRDefault="00145028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7B8EF0B7" wp14:editId="2DC17432">
            <wp:extent cx="5274310" cy="3545840"/>
            <wp:effectExtent l="0" t="0" r="2540" b="0"/>
            <wp:docPr id="624921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211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C5C8" w14:textId="154E1C26" w:rsidR="00A33CDD" w:rsidRDefault="00145028" w:rsidP="00145028">
      <w:pPr>
        <w:pStyle w:val="1"/>
        <w:rPr>
          <w:rFonts w:hint="eastAsia"/>
        </w:rPr>
      </w:pPr>
      <w:r>
        <w:rPr>
          <w:rFonts w:hint="eastAsia"/>
        </w:rPr>
        <w:lastRenderedPageBreak/>
        <w:t>RAG项目</w:t>
      </w:r>
    </w:p>
    <w:p w14:paraId="780674A6" w14:textId="5D0139AF" w:rsidR="0089251C" w:rsidRDefault="00145028" w:rsidP="00145028">
      <w:pPr>
        <w:pStyle w:val="2"/>
        <w:rPr>
          <w:rFonts w:hint="eastAsia"/>
        </w:rPr>
      </w:pPr>
      <w:r>
        <w:rPr>
          <w:rFonts w:hint="eastAsia"/>
        </w:rPr>
        <w:t>RAG基础</w:t>
      </w:r>
    </w:p>
    <w:p w14:paraId="2575AE5A" w14:textId="22CC5B3E" w:rsidR="0089251C" w:rsidRDefault="00931DF0" w:rsidP="00931DF0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="00145028" w:rsidRPr="00145028">
        <w:t>RAG（Retrieval-Augmented Generation）定义与原理</w:t>
      </w:r>
    </w:p>
    <w:p w14:paraId="246115E0" w14:textId="2B765FD1" w:rsidR="00DC3DC2" w:rsidRDefault="00931DF0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774694D6" wp14:editId="7A08429A">
            <wp:extent cx="5274310" cy="3366770"/>
            <wp:effectExtent l="0" t="0" r="2540" b="5080"/>
            <wp:docPr id="949913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3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F16A" w14:textId="77777777" w:rsidR="00931DF0" w:rsidRDefault="00931DF0" w:rsidP="00B35D23">
      <w:pPr>
        <w:pStyle w:val="3"/>
        <w:rPr>
          <w:rFonts w:hint="eastAsia"/>
        </w:rPr>
      </w:pPr>
      <w:r>
        <w:rPr>
          <w:rFonts w:hint="eastAsia"/>
        </w:rPr>
        <w:t>2.</w:t>
      </w:r>
      <w:r w:rsidRPr="00931DF0">
        <w:t xml:space="preserve"> 请⽤⼀句话解释 RAG。 </w:t>
      </w:r>
    </w:p>
    <w:p w14:paraId="7767700D" w14:textId="614A8D6E" w:rsidR="00931DF0" w:rsidRDefault="00931DF0" w:rsidP="001D48D0">
      <w:pPr>
        <w:rPr>
          <w:rFonts w:hint="eastAsia"/>
        </w:rPr>
      </w:pPr>
      <w:r w:rsidRPr="00931DF0">
        <w:t>标准答案 ： RAG 是在⽣成前先从外部知识库检索相关证据，再把证据作为上下⽂交给⼤模型， 以减少幻觉并⽀持实时更新的知识增强范式。</w:t>
      </w:r>
    </w:p>
    <w:p w14:paraId="6FCCD8C3" w14:textId="77777777" w:rsidR="00B35D23" w:rsidRDefault="00B35D23" w:rsidP="00B35D23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B35D23">
        <w:t xml:space="preserve">RAG 和「把⽂档全⽂塞进 Prompt」有什么区别？ </w:t>
      </w:r>
    </w:p>
    <w:p w14:paraId="54A518F3" w14:textId="3A83DD48" w:rsidR="00931DF0" w:rsidRDefault="00B35D23" w:rsidP="001D48D0">
      <w:pPr>
        <w:rPr>
          <w:rFonts w:hint="eastAsia"/>
        </w:rPr>
      </w:pPr>
      <w:r w:rsidRPr="00B35D23">
        <w:t>答： 全⽂往往超⻓、噪声⼤、成本⾼；RAG 通过检索只取 最相关的⼀⼩部分，在 效果、延 迟、费⽤ 上更可控，也更适合⼤规模知识库。</w:t>
      </w:r>
    </w:p>
    <w:p w14:paraId="0FF053D6" w14:textId="0CEC8335" w:rsidR="00931DF0" w:rsidRDefault="00407989" w:rsidP="00407989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407989">
        <w:t>为什么需要 RAG（知识截⽌、幻觉、实时性）</w:t>
      </w:r>
    </w:p>
    <w:p w14:paraId="54994F38" w14:textId="3CE2782B" w:rsidR="00407989" w:rsidRPr="00407989" w:rsidRDefault="00407989" w:rsidP="00407989">
      <w:pPr>
        <w:rPr>
          <w:rFonts w:hint="eastAsia"/>
        </w:rPr>
      </w:pPr>
      <w:r>
        <w:rPr>
          <w:noProof/>
        </w:rPr>
        <w:drawing>
          <wp:inline distT="0" distB="0" distL="0" distR="0" wp14:anchorId="5728D945" wp14:editId="73FDC2CD">
            <wp:extent cx="5274310" cy="2040255"/>
            <wp:effectExtent l="0" t="0" r="2540" b="0"/>
            <wp:docPr id="47669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51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3D30" w14:textId="77777777" w:rsidR="00AD2057" w:rsidRDefault="00AD2057" w:rsidP="00AD2057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AD2057">
        <w:t xml:space="preserve">为什么企业落地常选 RAG ⽽不是只靠更⼤的基座模型？ </w:t>
      </w:r>
    </w:p>
    <w:p w14:paraId="3F040385" w14:textId="1AAFF6D0" w:rsidR="00B35D23" w:rsidRDefault="00AD2057" w:rsidP="001D48D0">
      <w:pPr>
        <w:rPr>
          <w:rFonts w:hint="eastAsia"/>
        </w:rPr>
      </w:pPr>
      <w:r w:rsidRPr="00AD2057">
        <w:t>标准答案 A： ⼤模型再强也有知识截⽌与领域盲区；企业私域数据往往不能⽤于预训练。RAG 把 私域知识以索引形式接⼊，可审计、可更新，并在同样上下⽂窗⼝下聚焦 ⾼相关⽚段，性价⽐更 ⾼。</w:t>
      </w:r>
    </w:p>
    <w:p w14:paraId="46AE2AF1" w14:textId="77777777" w:rsidR="00A520CD" w:rsidRDefault="00A520CD" w:rsidP="00A520CD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A520CD">
        <w:t xml:space="preserve">RAG 能完全消除幻觉吗？ </w:t>
      </w:r>
    </w:p>
    <w:p w14:paraId="02D1DEA5" w14:textId="4DC62CB6" w:rsidR="00B35D23" w:rsidRDefault="00A520CD" w:rsidP="001D48D0">
      <w:pPr>
        <w:rPr>
          <w:rFonts w:hint="eastAsia"/>
        </w:rPr>
      </w:pPr>
      <w:r w:rsidRPr="00A520CD">
        <w:t>答： 不能。若检索错、块质量差、或模型忽略证据，仍可能幻觉。需要检索、重排、引⽤约 束、评估与⼈⼯审核配合。</w:t>
      </w:r>
    </w:p>
    <w:p w14:paraId="7E6C480E" w14:textId="16369796" w:rsidR="00931DF0" w:rsidRDefault="00017E94" w:rsidP="00017E94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7. </w:t>
      </w:r>
      <w:r w:rsidRPr="00017E94">
        <w:t>RAG vs 微调 vs ⻓上下⽂ 的对⽐</w:t>
      </w:r>
    </w:p>
    <w:p w14:paraId="183FF471" w14:textId="603481DA" w:rsidR="00A520CD" w:rsidRDefault="00017E94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59667B36" wp14:editId="749B796A">
            <wp:extent cx="5274310" cy="4267835"/>
            <wp:effectExtent l="0" t="0" r="2540" b="0"/>
            <wp:docPr id="1242814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14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B3C" w14:textId="77777777" w:rsidR="002438C8" w:rsidRDefault="002438C8" w:rsidP="00F7752D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2438C8">
        <w:t>什么时候优先微调⽽不是 RAG？</w:t>
      </w:r>
    </w:p>
    <w:p w14:paraId="27D2C026" w14:textId="6B37561A" w:rsidR="00A520CD" w:rsidRDefault="002438C8" w:rsidP="001D48D0">
      <w:pPr>
        <w:rPr>
          <w:rFonts w:hint="eastAsia"/>
        </w:rPr>
      </w:pPr>
      <w:r w:rsidRPr="002438C8">
        <w:t xml:space="preserve"> 标准答案 ： 当⽬标主要是 ⾏为与格式（如输出 JSON、⼝吻、⼯具调⽤习惯），或训练数据 稳 定且可标注，⽽不仅是「塞事实」；事实类仍建议 RAG 或可检索记忆。</w:t>
      </w:r>
    </w:p>
    <w:p w14:paraId="17D5B876" w14:textId="606AC493" w:rsidR="00931DF0" w:rsidRDefault="00F7752D" w:rsidP="00B008B6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9. </w:t>
      </w:r>
      <w:r w:rsidRPr="00F7752D">
        <w:t>Native RAG 完整流程图</w:t>
      </w:r>
    </w:p>
    <w:p w14:paraId="1BD89D1C" w14:textId="25CCCB83" w:rsidR="00F7752D" w:rsidRDefault="00F7752D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3CA82872" wp14:editId="1A247EAC">
            <wp:extent cx="4571429" cy="5009524"/>
            <wp:effectExtent l="0" t="0" r="635" b="635"/>
            <wp:docPr id="40443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8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5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5D96" w14:textId="77777777" w:rsidR="00AB3713" w:rsidRDefault="00AB3713" w:rsidP="00AB3713">
      <w:pPr>
        <w:pStyle w:val="3"/>
        <w:rPr>
          <w:rFonts w:hint="eastAsia"/>
        </w:rPr>
      </w:pPr>
      <w:r>
        <w:rPr>
          <w:rFonts w:hint="eastAsia"/>
        </w:rPr>
        <w:t>10.</w:t>
      </w:r>
      <w:r w:rsidRPr="00AB3713">
        <w:t xml:space="preserve"> 离线与在线的职责分别是什么？ </w:t>
      </w:r>
    </w:p>
    <w:p w14:paraId="724C29E8" w14:textId="6F325F63" w:rsidR="00F7752D" w:rsidRDefault="00AB3713" w:rsidP="001D48D0">
      <w:pPr>
        <w:rPr>
          <w:rFonts w:hint="eastAsia"/>
        </w:rPr>
      </w:pPr>
      <w:r w:rsidRPr="00AB3713">
        <w:t>标准答案 A： 离线负责 把⾮结构化知识变成可检索的索引（解析、分块、向量化、建索引、更 新）；在线负责 理解⽤户意图、检索、融合、约束⽣成，并保证延迟与成本可控。</w:t>
      </w:r>
    </w:p>
    <w:p w14:paraId="17A6A5C6" w14:textId="11531340" w:rsidR="00AB3713" w:rsidRDefault="000175C5" w:rsidP="000175C5">
      <w:pPr>
        <w:pStyle w:val="2"/>
        <w:rPr>
          <w:rFonts w:hint="eastAsia"/>
        </w:rPr>
      </w:pPr>
      <w:r>
        <w:rPr>
          <w:rFonts w:hint="eastAsia"/>
        </w:rPr>
        <w:t>文档解析与预处理</w:t>
      </w:r>
    </w:p>
    <w:p w14:paraId="5D81A288" w14:textId="41075B00" w:rsidR="000175C5" w:rsidRDefault="000175C5" w:rsidP="000175C5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0175C5">
        <w:t xml:space="preserve">概念解释 </w:t>
      </w:r>
    </w:p>
    <w:p w14:paraId="1DCBB807" w14:textId="7237B0AC" w:rsidR="00F7752D" w:rsidRDefault="000175C5" w:rsidP="001D48D0">
      <w:pPr>
        <w:rPr>
          <w:rFonts w:hint="eastAsia"/>
        </w:rPr>
      </w:pPr>
      <w:r w:rsidRPr="000175C5">
        <w:t>解析是把 ⼆进制或标记格式 变成 可切分的纯⽂本（并尽量保留标题层级、表格位置等结构信 息）</w:t>
      </w:r>
    </w:p>
    <w:p w14:paraId="0CD38F71" w14:textId="34155D4B" w:rsidR="00F7752D" w:rsidRDefault="00461900" w:rsidP="00461900">
      <w:pPr>
        <w:pStyle w:val="3"/>
        <w:rPr>
          <w:rFonts w:hint="eastAsia"/>
        </w:rPr>
      </w:pPr>
      <w:r>
        <w:rPr>
          <w:rFonts w:hint="eastAsia"/>
        </w:rPr>
        <w:lastRenderedPageBreak/>
        <w:t>2. 常见工具</w:t>
      </w:r>
    </w:p>
    <w:p w14:paraId="14B1F1C5" w14:textId="5ED43989" w:rsidR="00461900" w:rsidRDefault="00461900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0EB013D7" wp14:editId="409989C3">
            <wp:extent cx="5274310" cy="3735705"/>
            <wp:effectExtent l="0" t="0" r="2540" b="0"/>
            <wp:docPr id="214001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51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B25F" w14:textId="5962FDB7" w:rsidR="00F7752D" w:rsidRDefault="00326CF5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45AC4AE5" wp14:editId="64F7C501">
            <wp:extent cx="5274310" cy="697865"/>
            <wp:effectExtent l="0" t="0" r="2540" b="6985"/>
            <wp:docPr id="145704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26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6BA8" w14:textId="77777777" w:rsidR="00326CF5" w:rsidRDefault="00326CF5" w:rsidP="00326CF5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326CF5">
        <w:t xml:space="preserve">PDF 解析常⻅坑有哪些？ </w:t>
      </w:r>
    </w:p>
    <w:p w14:paraId="2CE4CC4B" w14:textId="454A2759" w:rsidR="00461900" w:rsidRDefault="00326CF5" w:rsidP="001D48D0">
      <w:pPr>
        <w:rPr>
          <w:rFonts w:hint="eastAsia"/>
        </w:rPr>
      </w:pPr>
      <w:r w:rsidRPr="00326CF5">
        <w:t>标准答案 A： 1）扫描件⽆⽂本层，必须 OCR； 2）多栏、脚注、⻚码混⼊正⽂； 3）表格被拆成⽆序碎⽚； 4）字体编码异常导致乱码。 对策：版⾯分析（layout）、表格专⽤解析、⼈⼯抽检与清洗规则。</w:t>
      </w:r>
    </w:p>
    <w:p w14:paraId="44BF89AE" w14:textId="77777777" w:rsidR="00EB4236" w:rsidRDefault="00EB4236" w:rsidP="00EB4236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EB4236">
        <w:t>为什么很多团队推荐 Unstructured？</w:t>
      </w:r>
    </w:p>
    <w:p w14:paraId="22397D38" w14:textId="2175F187" w:rsidR="00EB4236" w:rsidRDefault="00EB4236" w:rsidP="001D48D0">
      <w:pPr>
        <w:rPr>
          <w:rFonts w:hint="eastAsia"/>
        </w:rPr>
      </w:pPr>
      <w:r w:rsidRPr="00EB4236">
        <w:t xml:space="preserve"> 答： 它把⽂档分成带类型的元素（Title、NarrativeText、Table 等），便于 按结构分块 和后续 路由（表格⾛表格策略）。</w:t>
      </w:r>
    </w:p>
    <w:p w14:paraId="64526679" w14:textId="6ACA8DCD" w:rsidR="00461900" w:rsidRDefault="00EB4236" w:rsidP="00EB4236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EB4236">
        <w:t>OCR 处理</w:t>
      </w:r>
    </w:p>
    <w:p w14:paraId="45830831" w14:textId="27897B5F" w:rsidR="00461900" w:rsidRDefault="00A75001" w:rsidP="001D48D0">
      <w:pPr>
        <w:rPr>
          <w:rFonts w:hint="eastAsia"/>
        </w:rPr>
      </w:pPr>
      <w:r>
        <w:rPr>
          <w:noProof/>
        </w:rPr>
        <w:drawing>
          <wp:inline distT="0" distB="0" distL="0" distR="0" wp14:anchorId="604EA61B" wp14:editId="041753A3">
            <wp:extent cx="5274310" cy="2329180"/>
            <wp:effectExtent l="0" t="0" r="2540" b="0"/>
            <wp:docPr id="995114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48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C3C7" w14:textId="77777777" w:rsidR="00C51CED" w:rsidRDefault="00C51CED" w:rsidP="00C51CED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C51CED">
        <w:t>OCR 结果对 RAG 有什么影响？</w:t>
      </w:r>
    </w:p>
    <w:p w14:paraId="4E8557F0" w14:textId="0DC801EE" w:rsidR="00F7752D" w:rsidRDefault="00C51CED" w:rsidP="001D48D0">
      <w:pPr>
        <w:rPr>
          <w:rFonts w:hint="eastAsia"/>
        </w:rPr>
      </w:pPr>
      <w:r w:rsidRPr="00C51CED">
        <w:t xml:space="preserve"> 标准答案 A： OCR 会引⼊错字、断⾏、丢标点，导致 检索词不匹配 与 embedding 语义偏移。 需要在清洗阶段做规范化，并考虑 关键词 + 向量混合检索 提⾼鲁棒性。</w:t>
      </w:r>
    </w:p>
    <w:p w14:paraId="4E5A6EAA" w14:textId="7AA3A1DA" w:rsidR="00C51CED" w:rsidRDefault="00C51CED" w:rsidP="00C51CED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C51CED">
        <w:t>表格和图⽚的处理策略</w:t>
      </w:r>
    </w:p>
    <w:p w14:paraId="1CC90A9C" w14:textId="78FDF18B" w:rsidR="00C51CED" w:rsidRDefault="00C51CE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1285DE1" wp14:editId="7C340648">
            <wp:extent cx="5274310" cy="2433955"/>
            <wp:effectExtent l="0" t="0" r="2540" b="4445"/>
            <wp:docPr id="1083353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32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2D03" w14:textId="77777777" w:rsidR="00EC6404" w:rsidRDefault="00EC6404" w:rsidP="00EC6404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EC6404">
        <w:t>表格为什么难做 RAG？</w:t>
      </w:r>
    </w:p>
    <w:p w14:paraId="603B879A" w14:textId="35A66616" w:rsidR="00C51CED" w:rsidRDefault="00EC6404" w:rsidP="00C51CED">
      <w:pPr>
        <w:rPr>
          <w:rFonts w:hint="eastAsia"/>
        </w:rPr>
      </w:pPr>
      <w:r w:rsidRPr="00EC6404">
        <w:t xml:space="preserve"> 标准答案 A： 表格语义依赖 ⾏列关系 与 表头；固定⻓度切分易切断⾏列。应⽤ 表头感知分块、 SQL/结构化检索 或 专⽤表格问答模型 辅助。</w:t>
      </w:r>
    </w:p>
    <w:p w14:paraId="736BCA9B" w14:textId="30BF0340" w:rsidR="00EC6404" w:rsidRDefault="00E4465F" w:rsidP="00E4465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9. </w:t>
      </w:r>
      <w:r w:rsidRPr="00E4465F">
        <w:t>数据清洗与标准化</w:t>
      </w:r>
    </w:p>
    <w:p w14:paraId="5C9F9EA6" w14:textId="084AE420" w:rsidR="00E4465F" w:rsidRDefault="00E4465F" w:rsidP="00E4465F">
      <w:pPr>
        <w:rPr>
          <w:rFonts w:hint="eastAsia"/>
        </w:rPr>
      </w:pPr>
      <w:r>
        <w:rPr>
          <w:noProof/>
        </w:rPr>
        <w:drawing>
          <wp:inline distT="0" distB="0" distL="0" distR="0" wp14:anchorId="3C1E56B3" wp14:editId="72F0D7E8">
            <wp:extent cx="3780952" cy="2095238"/>
            <wp:effectExtent l="0" t="0" r="0" b="635"/>
            <wp:docPr id="1966694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944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344B" w14:textId="77777777" w:rsidR="00261E5B" w:rsidRDefault="00261E5B" w:rsidP="00261E5B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Pr="00261E5B">
        <w:t xml:space="preserve">Apache Tika 在 Python ⾥怎么⽤？ </w:t>
      </w:r>
    </w:p>
    <w:p w14:paraId="40A94AEC" w14:textId="2E3F4913" w:rsidR="00EC6404" w:rsidRDefault="00261E5B" w:rsidP="00C51CED">
      <w:pPr>
        <w:rPr>
          <w:rFonts w:hint="eastAsia"/>
        </w:rPr>
      </w:pPr>
      <w:r w:rsidRPr="00261E5B">
        <w:t>答： 常⻅做法是 Java 起 Tika Server，Python ⽤ HTTP 调⽤；或在 JVM 服务内解析后把⽂ 本推给 Python 流⽔线。适合已有 Java 中间件、需统⼀解析多种 Office 格式的企业。</w:t>
      </w:r>
    </w:p>
    <w:p w14:paraId="19DC93E6" w14:textId="3BB40899" w:rsidR="00EC6404" w:rsidRDefault="00261E5B" w:rsidP="00261E5B">
      <w:pPr>
        <w:pStyle w:val="2"/>
        <w:rPr>
          <w:rFonts w:hint="eastAsia"/>
        </w:rPr>
      </w:pPr>
      <w:r w:rsidRPr="00261E5B">
        <w:t>⽂档分块策略（Chunking）</w:t>
      </w:r>
    </w:p>
    <w:p w14:paraId="1C4FFC0E" w14:textId="78A4A2EA" w:rsidR="00E232F3" w:rsidRDefault="00261E5B" w:rsidP="00261E5B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261E5B">
        <w:t>固定⻓度分块（Fixed Size）</w:t>
      </w:r>
      <w:r>
        <w:rPr>
          <w:noProof/>
        </w:rPr>
        <w:drawing>
          <wp:inline distT="0" distB="0" distL="0" distR="0" wp14:anchorId="5F0AE37E" wp14:editId="0DE076C6">
            <wp:extent cx="5274310" cy="1209040"/>
            <wp:effectExtent l="0" t="0" r="2540" b="0"/>
            <wp:docPr id="1416231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313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5BF8" w14:textId="06E044BC" w:rsidR="00E232F3" w:rsidRDefault="008179A4" w:rsidP="008179A4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8179A4">
        <w:t>递归字符分割（RecursiveCharacterTextSplitter）</w:t>
      </w:r>
    </w:p>
    <w:p w14:paraId="7D15E8F6" w14:textId="39D8692B" w:rsidR="008179A4" w:rsidRDefault="008179A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E476106" wp14:editId="0281B43F">
            <wp:extent cx="5274310" cy="1428115"/>
            <wp:effectExtent l="0" t="0" r="2540" b="635"/>
            <wp:docPr id="214396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DBBD" w14:textId="1EBAE44F" w:rsidR="00E232F3" w:rsidRDefault="006065D1" w:rsidP="006065D1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Pr="006065D1">
        <w:t>语义分块（Semantic Chunking）</w:t>
      </w:r>
    </w:p>
    <w:p w14:paraId="5DCE3625" w14:textId="490934C4" w:rsidR="008179A4" w:rsidRDefault="006065D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13A2763" wp14:editId="722B0451">
            <wp:extent cx="5274310" cy="1366520"/>
            <wp:effectExtent l="0" t="0" r="2540" b="5080"/>
            <wp:docPr id="169494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42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22CA" w14:textId="6AD6865C" w:rsidR="008179A4" w:rsidRDefault="006065D1" w:rsidP="006065D1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6065D1">
        <w:t>按⽂档结构分块（Markdown Header、HTML Section）</w:t>
      </w:r>
    </w:p>
    <w:p w14:paraId="0C251C00" w14:textId="04753884" w:rsidR="006065D1" w:rsidRDefault="006065D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005DE98" wp14:editId="0C8CEECC">
            <wp:extent cx="5274310" cy="1202055"/>
            <wp:effectExtent l="0" t="0" r="2540" b="0"/>
            <wp:docPr id="951942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20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9433" w14:textId="17938FCD" w:rsidR="006065D1" w:rsidRDefault="00B51AC4" w:rsidP="00B51AC4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B51AC4">
        <w:t>滑动窗⼝分块</w:t>
      </w:r>
    </w:p>
    <w:p w14:paraId="280736C6" w14:textId="3BB902A0" w:rsidR="006065D1" w:rsidRDefault="00B51AC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3A69455" wp14:editId="1718B55B">
            <wp:extent cx="5274310" cy="1239520"/>
            <wp:effectExtent l="0" t="0" r="2540" b="0"/>
            <wp:docPr id="29916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91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6525" w14:textId="71752F3E" w:rsidR="008179A4" w:rsidRDefault="001011DA" w:rsidP="001011DA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1011DA">
        <w:t>chunk_size 与 chunk_overlap 选择策略</w:t>
      </w:r>
    </w:p>
    <w:p w14:paraId="541974FC" w14:textId="2B0A132F" w:rsidR="001011DA" w:rsidRDefault="001011DA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C8EBF40" wp14:editId="1AFA484D">
            <wp:extent cx="5274310" cy="1348105"/>
            <wp:effectExtent l="0" t="0" r="2540" b="4445"/>
            <wp:docPr id="89612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40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76C7" w14:textId="77777777" w:rsidR="00DF5BE3" w:rsidRDefault="00DF5BE3" w:rsidP="00DF5BE3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DF5BE3">
        <w:t xml:space="preserve">分块太⼤或太⼩分别会怎样？ </w:t>
      </w:r>
    </w:p>
    <w:p w14:paraId="41354997" w14:textId="10059EC4" w:rsidR="008179A4" w:rsidRDefault="00DF5BE3" w:rsidP="00C51CED">
      <w:pPr>
        <w:rPr>
          <w:rFonts w:hint="eastAsia"/>
        </w:rPr>
      </w:pPr>
      <w:r w:rsidRPr="00DF5BE3">
        <w:t>标准答案 A： 太⼩ → 语义不完整、检索⽚段缺主语或条件；太⼤ → 混⼊⽆关内容、噪声⼲扰⽣成、embedding 语义模糊、费⽤上升。</w:t>
      </w:r>
    </w:p>
    <w:p w14:paraId="098230CB" w14:textId="758816EE" w:rsidR="00C733C5" w:rsidRDefault="00C733C5" w:rsidP="00C733C5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8. </w:t>
      </w:r>
      <w:r w:rsidRPr="00C733C5">
        <w:t>⽗⼦⽂档分块（Parent-Child Chunking）</w:t>
      </w:r>
    </w:p>
    <w:p w14:paraId="07A2BF20" w14:textId="2EB0E5A3" w:rsidR="00C51CED" w:rsidRDefault="00C733C5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3665955" wp14:editId="428BB917">
            <wp:extent cx="5274310" cy="1225550"/>
            <wp:effectExtent l="0" t="0" r="2540" b="0"/>
            <wp:docPr id="1566595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52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3814" w14:textId="77777777" w:rsidR="00C733C5" w:rsidRDefault="00C733C5" w:rsidP="00C733C5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C733C5">
        <w:t xml:space="preserve">⽗⼦块在向量库⾥怎么建索引？ </w:t>
      </w:r>
    </w:p>
    <w:p w14:paraId="55D3E9BE" w14:textId="11F8DB99" w:rsidR="0090189A" w:rsidRDefault="00C733C5" w:rsidP="00C51CED">
      <w:pPr>
        <w:rPr>
          <w:rFonts w:hint="eastAsia"/>
        </w:rPr>
      </w:pPr>
      <w:r w:rsidRPr="00C733C5">
        <w:t>标准答案 A： 仅对 ⼦块 写⼊向量与 child_id ；元数据中存 parent_id 与⽗块全⽂或⽗块存 储路径。检索命中⼦块后，⽤ parent_id 取⽗块 拼进 Prompt。若⽗块过⻓，可对⽗块再 摘要 后送⼊。</w:t>
      </w:r>
    </w:p>
    <w:p w14:paraId="4B76D01A" w14:textId="42D4FC9E" w:rsidR="005E2DBA" w:rsidRDefault="005E2DBA" w:rsidP="005E2DBA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Pr="005E2DBA">
        <w:t>为什么⽣产常⽤ Recursive ⽽不是 Fixed？</w:t>
      </w:r>
    </w:p>
    <w:p w14:paraId="4947E502" w14:textId="4FD8CE7F" w:rsidR="0090189A" w:rsidRDefault="005E2DBA" w:rsidP="00C51CED">
      <w:pPr>
        <w:rPr>
          <w:rFonts w:hint="eastAsia"/>
        </w:rPr>
      </w:pPr>
      <w:r w:rsidRPr="005E2DBA">
        <w:t xml:space="preserve"> 答： Recursive 尽量在 ⾃然边界 断开，减少半句半段，提⾼检索与阅读连贯性。</w:t>
      </w:r>
    </w:p>
    <w:p w14:paraId="578F286D" w14:textId="740E9933" w:rsidR="00C733C5" w:rsidRDefault="005E2DBA" w:rsidP="005E2DBA">
      <w:pPr>
        <w:pStyle w:val="2"/>
        <w:rPr>
          <w:rFonts w:hint="eastAsia"/>
        </w:rPr>
      </w:pPr>
      <w:r w:rsidRPr="005E2DBA">
        <w:t>向量化（Embedding）</w:t>
      </w:r>
    </w:p>
    <w:p w14:paraId="2163425F" w14:textId="33AC9B9A" w:rsidR="005E2DBA" w:rsidRDefault="005E2DBA" w:rsidP="005E2DBA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5E2DBA">
        <w:t>什么是⽂本嵌⼊（Embedding）</w:t>
      </w:r>
    </w:p>
    <w:p w14:paraId="352EC642" w14:textId="3EF0F034" w:rsidR="005E2DBA" w:rsidRDefault="005E2DBA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C3BD33B" wp14:editId="5E19DE11">
            <wp:extent cx="5274310" cy="1391920"/>
            <wp:effectExtent l="0" t="0" r="2540" b="0"/>
            <wp:docPr id="112552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61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A0DC" w14:textId="2D0EC026" w:rsidR="005E2DBA" w:rsidRDefault="00CB69E0" w:rsidP="00CB69E0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Pr="00CB69E0">
        <w:t>常⽤ Embedding 模型</w:t>
      </w:r>
    </w:p>
    <w:p w14:paraId="5D50B94F" w14:textId="5E78575C" w:rsidR="00CB69E0" w:rsidRDefault="00CB69E0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9BC5A5C" wp14:editId="0BFA4272">
            <wp:extent cx="5274310" cy="1902460"/>
            <wp:effectExtent l="0" t="0" r="2540" b="2540"/>
            <wp:docPr id="2012564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42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CF72" w14:textId="77777777" w:rsidR="00CB69E0" w:rsidRDefault="00CB69E0" w:rsidP="00CB69E0">
      <w:pPr>
        <w:pStyle w:val="3"/>
        <w:rPr>
          <w:rFonts w:hint="eastAsia"/>
        </w:rPr>
      </w:pPr>
      <w:r>
        <w:rPr>
          <w:rFonts w:hint="eastAsia"/>
        </w:rPr>
        <w:t>3.</w:t>
      </w:r>
      <w:r w:rsidRPr="00CB69E0">
        <w:t xml:space="preserve"> Embedding 模型选型标准</w:t>
      </w:r>
    </w:p>
    <w:p w14:paraId="132CC384" w14:textId="515454DF" w:rsidR="00C733C5" w:rsidRDefault="00CB69E0" w:rsidP="00C51CED">
      <w:pPr>
        <w:rPr>
          <w:rFonts w:hint="eastAsia"/>
        </w:rPr>
      </w:pPr>
      <w:r w:rsidRPr="00CB69E0">
        <w:t xml:space="preserve"> 1. 语⾔与领域：中⽂优先中⽂强化模型；医疗/法律可看领域微调版。 2. 序列⻓度：⻓⽂档需更⻓上下⽂ embedding 或先分段再聚合。 3. 许可证与部署：云端 API vs 私有化。 4. 与重排/⽣成模型⼀致性：有时同⼀⼚商链路更省⼼（⾮必须）。</w:t>
      </w:r>
    </w:p>
    <w:p w14:paraId="5B56243E" w14:textId="09C3037E" w:rsidR="0090189A" w:rsidRDefault="00C50744" w:rsidP="00C50744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C50744">
        <w:t>维度、速度、效果的权衡</w:t>
      </w:r>
    </w:p>
    <w:p w14:paraId="690FBE4C" w14:textId="36E0659A" w:rsidR="0090189A" w:rsidRDefault="00C5074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9A69232" wp14:editId="66436C6B">
            <wp:extent cx="4209524" cy="1038095"/>
            <wp:effectExtent l="0" t="0" r="635" b="0"/>
            <wp:docPr id="593001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10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CF79" w14:textId="77777777" w:rsidR="004B7890" w:rsidRDefault="004B7890" w:rsidP="004B7890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4B7890">
        <w:t xml:space="preserve">同⼀个 Embedding ⽤于中英⽂混合⽂档要注意什么？ </w:t>
      </w:r>
    </w:p>
    <w:p w14:paraId="220CC6A7" w14:textId="093E5699" w:rsidR="00C50744" w:rsidRDefault="004B7890" w:rsidP="00C51CED">
      <w:pPr>
        <w:rPr>
          <w:rFonts w:hint="eastAsia"/>
        </w:rPr>
      </w:pPr>
      <w:r w:rsidRPr="004B7890">
        <w:t>标准答案 A： 选 多语⾔模型 或分别建索引；单语模型可能导致跨语⾔语义空间不⼀致。混合检索 （BM25）可补关键词。</w:t>
      </w:r>
    </w:p>
    <w:p w14:paraId="7883C37C" w14:textId="72A378E1" w:rsidR="00C50744" w:rsidRDefault="00F039AE" w:rsidP="00F039AE">
      <w:pPr>
        <w:pStyle w:val="3"/>
        <w:rPr>
          <w:rFonts w:hint="eastAsia"/>
        </w:rPr>
      </w:pPr>
      <w:r>
        <w:rPr>
          <w:rFonts w:hint="eastAsia"/>
        </w:rPr>
        <w:t>6. BM25是什么</w:t>
      </w:r>
    </w:p>
    <w:p w14:paraId="4A54E321" w14:textId="77777777" w:rsidR="00F039AE" w:rsidRPr="00F039AE" w:rsidRDefault="00F039AE" w:rsidP="00F039AE">
      <w:pPr>
        <w:rPr>
          <w:rFonts w:hint="eastAsia"/>
        </w:rPr>
      </w:pPr>
      <w:r w:rsidRPr="00F039AE">
        <w:rPr>
          <w:b/>
          <w:bCs/>
        </w:rPr>
        <w:t>BM25</w:t>
      </w:r>
      <w:r w:rsidRPr="00F039AE">
        <w:t> 是一种基于概率模型的关键词排名算法，是 TF-IDF 的改进版本。</w:t>
      </w:r>
    </w:p>
    <w:p w14:paraId="359A333E" w14:textId="77777777" w:rsidR="00F039AE" w:rsidRPr="00F039AE" w:rsidRDefault="00F039AE" w:rsidP="00F039AE">
      <w:pPr>
        <w:rPr>
          <w:rFonts w:hint="eastAsia"/>
        </w:rPr>
      </w:pPr>
      <w:r w:rsidRPr="00F039AE">
        <w:t>它的核心价值在于处理</w:t>
      </w:r>
      <w:r w:rsidRPr="00F039AE">
        <w:rPr>
          <w:b/>
          <w:bCs/>
        </w:rPr>
        <w:t>精确匹配</w:t>
      </w:r>
      <w:r w:rsidRPr="00F039AE">
        <w:t>和</w:t>
      </w:r>
      <w:r w:rsidRPr="00F039AE">
        <w:rPr>
          <w:b/>
          <w:bCs/>
        </w:rPr>
        <w:t>稀疏项检索</w:t>
      </w:r>
      <w:r w:rsidRPr="00F039AE">
        <w:t>。相比向量检索，它在处理特定名词、编号、罕见术语时具有更高的鲁棒性。</w:t>
      </w:r>
    </w:p>
    <w:p w14:paraId="20826768" w14:textId="516102F1" w:rsidR="00F039AE" w:rsidRDefault="00F039AE" w:rsidP="00F039AE">
      <w:pPr>
        <w:rPr>
          <w:rFonts w:hint="eastAsia"/>
        </w:rPr>
      </w:pPr>
      <w:r w:rsidRPr="00F039AE">
        <w:t>在生产级别的 RAG 系统中，我们通常不会只依赖向量检索，而是将 BM25 作为**混合检索（Hybrid Search）**的一部分。通过将语义向量的‘泛化能力’与 BM25 的‘精确匹配能力’相结合，并配合 </w:t>
      </w:r>
      <w:r w:rsidRPr="00F039AE">
        <w:rPr>
          <w:b/>
          <w:bCs/>
        </w:rPr>
        <w:t>Rerank（重排序）</w:t>
      </w:r>
      <w:r w:rsidRPr="00F039AE">
        <w:t> 步骤，可以显著提升检索的召回率和准确度。</w:t>
      </w:r>
    </w:p>
    <w:p w14:paraId="455BD6A9" w14:textId="62305185" w:rsidR="00F039AE" w:rsidRPr="00F039AE" w:rsidRDefault="00F039AE" w:rsidP="00F039AE">
      <w:pPr>
        <w:pStyle w:val="2"/>
        <w:rPr>
          <w:rFonts w:hint="eastAsia"/>
        </w:rPr>
      </w:pPr>
      <w:r w:rsidRPr="00F039AE">
        <w:lastRenderedPageBreak/>
        <w:t>向量数据库</w:t>
      </w:r>
    </w:p>
    <w:p w14:paraId="23280F07" w14:textId="78B753CD" w:rsidR="00F039AE" w:rsidRPr="00F039AE" w:rsidRDefault="00F039AE" w:rsidP="00F039AE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F039AE">
        <w:t>什么是向量数据库</w:t>
      </w:r>
    </w:p>
    <w:p w14:paraId="096EE11F" w14:textId="1E5C6345" w:rsidR="00C50744" w:rsidRDefault="00F039AE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958FE9E" wp14:editId="272E74B2">
            <wp:extent cx="5274310" cy="1269365"/>
            <wp:effectExtent l="0" t="0" r="2540" b="6985"/>
            <wp:docPr id="1487511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11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036F" w14:textId="181B38AF" w:rsidR="00F039AE" w:rsidRDefault="00132F8D" w:rsidP="00132F8D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132F8D">
        <w:t>主流选型对⽐</w:t>
      </w:r>
    </w:p>
    <w:p w14:paraId="26F22E05" w14:textId="45CFDE1E" w:rsidR="00F039AE" w:rsidRDefault="00132F8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288F106" wp14:editId="2BFDE06D">
            <wp:extent cx="5274310" cy="3069590"/>
            <wp:effectExtent l="0" t="0" r="2540" b="0"/>
            <wp:docPr id="549187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70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3CC4" w14:textId="25AAF563" w:rsidR="00E86727" w:rsidRDefault="00E86727" w:rsidP="00E86727">
      <w:pPr>
        <w:pStyle w:val="3"/>
        <w:rPr>
          <w:rFonts w:hint="eastAsia"/>
        </w:rPr>
      </w:pPr>
      <w:r>
        <w:rPr>
          <w:rFonts w:hint="eastAsia"/>
        </w:rPr>
        <w:t>3. F</w:t>
      </w:r>
      <w:r w:rsidRPr="00E86727">
        <w:t xml:space="preserve">AISS 和 Milvus 本质区别？ </w:t>
      </w:r>
    </w:p>
    <w:p w14:paraId="256197C9" w14:textId="47CA53F8" w:rsidR="00F039AE" w:rsidRDefault="00E86727" w:rsidP="00C51CED">
      <w:pPr>
        <w:rPr>
          <w:rFonts w:hint="eastAsia"/>
        </w:rPr>
      </w:pPr>
      <w:r w:rsidRPr="00E86727">
        <w:t>标准答案 A： FAISS 是 ANN 算法库，需⾃建存储、服务、容灾；Milvus 是 向量数据库系统，提 供分布式存储、运维能⼒与数据管理接⼝。</w:t>
      </w:r>
    </w:p>
    <w:p w14:paraId="0AE75985" w14:textId="77777777" w:rsidR="00E86727" w:rsidRDefault="00E86727" w:rsidP="00E86727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E86727">
        <w:t xml:space="preserve">ANN 算法：HNSW、IVF、PQ </w:t>
      </w:r>
    </w:p>
    <w:p w14:paraId="1A1DB454" w14:textId="77777777" w:rsidR="00F25748" w:rsidRDefault="00E86727" w:rsidP="00C51CED">
      <w:pPr>
        <w:rPr>
          <w:rFonts w:hint="eastAsia"/>
        </w:rPr>
      </w:pPr>
      <w:r w:rsidRPr="00E86727">
        <w:t xml:space="preserve">HNSW（分层导航⼩世界图）：图索引，查询延迟低，内存占⽤偏⾼；⾼召回常⽤。 </w:t>
      </w:r>
    </w:p>
    <w:p w14:paraId="71AAC135" w14:textId="77777777" w:rsidR="00F25748" w:rsidRDefault="00E86727" w:rsidP="00C51CED">
      <w:pPr>
        <w:rPr>
          <w:rFonts w:hint="eastAsia"/>
        </w:rPr>
      </w:pPr>
      <w:r w:rsidRPr="00E86727">
        <w:t>IVF（倒排⽂件）：聚类划分桶，查询只搜部分桶；需训练，适合⼤规模。</w:t>
      </w:r>
    </w:p>
    <w:p w14:paraId="642B5059" w14:textId="3EC2FF8C" w:rsidR="00F039AE" w:rsidRDefault="00E86727" w:rsidP="00C51CED">
      <w:pPr>
        <w:rPr>
          <w:rFonts w:hint="eastAsia"/>
        </w:rPr>
      </w:pPr>
      <w:r w:rsidRPr="00E86727">
        <w:t>PQ（乘积量化）：向量压缩，省内存、加速距离计算；有损，精度略降。</w:t>
      </w:r>
    </w:p>
    <w:p w14:paraId="13B91482" w14:textId="77777777" w:rsidR="00363E4B" w:rsidRDefault="00363E4B" w:rsidP="00363E4B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363E4B">
        <w:t xml:space="preserve">HNSW 与 IVF 如何取舍？ </w:t>
      </w:r>
    </w:p>
    <w:p w14:paraId="2C3ACAEF" w14:textId="385799EE" w:rsidR="00F039AE" w:rsidRPr="00363E4B" w:rsidRDefault="00363E4B" w:rsidP="00C51CED">
      <w:pPr>
        <w:rPr>
          <w:rFonts w:hint="eastAsia"/>
        </w:rPr>
      </w:pPr>
      <w:r w:rsidRPr="00363E4B">
        <w:t>标准答案 A： 数据量 中等、追求低延迟⾼召回、内存可接受时优先 HNSW；数据量 极⼤、内存 紧张、可接受离线训练与调参时考虑 IVF（常与 PQ 组合）。实际要在 召回率、QPS、内存、建索 引时间 上做压测。</w:t>
      </w:r>
    </w:p>
    <w:p w14:paraId="77C4B0D5" w14:textId="77777777" w:rsidR="00023FC7" w:rsidRDefault="00023FC7" w:rsidP="00023FC7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="00363E4B" w:rsidRPr="00363E4B">
        <w:t xml:space="preserve">efSearch 调⼤有什么效果？ </w:t>
      </w:r>
    </w:p>
    <w:p w14:paraId="0BB9AEAD" w14:textId="115B547B" w:rsidR="00F039AE" w:rsidRDefault="00363E4B" w:rsidP="00C51CED">
      <w:pPr>
        <w:rPr>
          <w:rFonts w:hint="eastAsia"/>
        </w:rPr>
      </w:pPr>
      <w:r w:rsidRPr="00363E4B">
        <w:t>答： HNSW 查询时访问更多邻居，召回上升、延迟上升；需在精度与 SLA 间折中。</w:t>
      </w:r>
    </w:p>
    <w:p w14:paraId="373AF93E" w14:textId="3DEFC230" w:rsidR="00363E4B" w:rsidRDefault="00023FC7" w:rsidP="00023FC7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023FC7">
        <w:t>索引选择策略</w:t>
      </w:r>
    </w:p>
    <w:p w14:paraId="68E57EDC" w14:textId="01D46CE1" w:rsidR="00363E4B" w:rsidRDefault="00023FC7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D61A20B" wp14:editId="35926394">
            <wp:extent cx="5247619" cy="1352381"/>
            <wp:effectExtent l="0" t="0" r="0" b="635"/>
            <wp:docPr id="1378611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10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651C" w14:textId="133A10DF" w:rsidR="00363E4B" w:rsidRDefault="00AB32A1" w:rsidP="00AB32A1">
      <w:pPr>
        <w:pStyle w:val="2"/>
        <w:rPr>
          <w:rFonts w:hint="eastAsia"/>
        </w:rPr>
      </w:pPr>
      <w:r w:rsidRPr="00AB32A1">
        <w:t>检索策略</w:t>
      </w:r>
    </w:p>
    <w:p w14:paraId="552D8F63" w14:textId="12782519" w:rsidR="00363E4B" w:rsidRDefault="00AB32A1" w:rsidP="00C71EFB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AB32A1">
        <w:t>向量检索（语义相似度）</w:t>
      </w:r>
    </w:p>
    <w:p w14:paraId="4413CFF1" w14:textId="22B570FA" w:rsidR="00363E4B" w:rsidRDefault="00AB32A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5BBF3A0" wp14:editId="367DFB92">
            <wp:extent cx="4038095" cy="1361905"/>
            <wp:effectExtent l="0" t="0" r="635" b="0"/>
            <wp:docPr id="10547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11C" w14:textId="5A8292EC" w:rsidR="00363E4B" w:rsidRDefault="00C71EFB" w:rsidP="00C71EFB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C71EFB">
        <w:t>关键词检索（BM25）</w:t>
      </w:r>
    </w:p>
    <w:p w14:paraId="56F8FBA5" w14:textId="64FDC404" w:rsidR="00363E4B" w:rsidRDefault="00C71EFB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655C410" wp14:editId="534F8842">
            <wp:extent cx="4590476" cy="628571"/>
            <wp:effectExtent l="0" t="0" r="635" b="635"/>
            <wp:docPr id="339578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783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D289" w14:textId="15424B2A" w:rsidR="00363E4B" w:rsidRDefault="00C71EFB" w:rsidP="00C71EFB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C71EFB">
        <w:t>混合检索（Hybrid Search）</w:t>
      </w:r>
    </w:p>
    <w:p w14:paraId="142D93BB" w14:textId="18944E60" w:rsidR="00363E4B" w:rsidRDefault="00C71EFB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C8F6FCD" wp14:editId="75C0C46A">
            <wp:extent cx="4847619" cy="561905"/>
            <wp:effectExtent l="0" t="0" r="0" b="0"/>
            <wp:docPr id="1077676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763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13F4" w14:textId="108DD8EC" w:rsidR="00363E4B" w:rsidRDefault="00636B84" w:rsidP="00636B84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636B84">
        <w:t>多路检索与结果融合（RRF）</w:t>
      </w:r>
    </w:p>
    <w:p w14:paraId="2F568E35" w14:textId="769D09AF" w:rsidR="00363E4B" w:rsidRDefault="00636B84" w:rsidP="00636B84">
      <w:pPr>
        <w:rPr>
          <w:rFonts w:hint="eastAsia"/>
        </w:rPr>
      </w:pPr>
      <w:r>
        <w:rPr>
          <w:noProof/>
        </w:rPr>
        <w:drawing>
          <wp:inline distT="0" distB="0" distL="0" distR="0" wp14:anchorId="01896322" wp14:editId="6661905F">
            <wp:extent cx="5274310" cy="1386205"/>
            <wp:effectExtent l="0" t="0" r="2540" b="4445"/>
            <wp:docPr id="1107813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130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5781" w14:textId="44616E4A" w:rsidR="00363E4B" w:rsidRDefault="00636B8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8D0EBF7" wp14:editId="31F94FD4">
            <wp:extent cx="2085714" cy="828571"/>
            <wp:effectExtent l="0" t="0" r="0" b="0"/>
            <wp:docPr id="70814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55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55A5" w14:textId="0F5C2A69" w:rsidR="00363E4B" w:rsidRDefault="00636B8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DD3B2F8" wp14:editId="207C43F3">
            <wp:extent cx="5274310" cy="1993900"/>
            <wp:effectExtent l="0" t="0" r="2540" b="6350"/>
            <wp:docPr id="2078626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61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7FF5" w14:textId="77777777" w:rsidR="00CD6EAC" w:rsidRDefault="00CD6EAC" w:rsidP="00CD6EAC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CD6EAC">
        <w:t xml:space="preserve">为什么混合检索⽐单路向量更有效？ </w:t>
      </w:r>
    </w:p>
    <w:p w14:paraId="5B4C3F07" w14:textId="570DE030" w:rsidR="00363E4B" w:rsidRDefault="00CD6EAC" w:rsidP="00C51CED">
      <w:pPr>
        <w:rPr>
          <w:rFonts w:hint="eastAsia"/>
        </w:rPr>
      </w:pPr>
      <w:r w:rsidRPr="00CD6EAC">
        <w:t>标准答案 A： 向量捕获语义，但可能漏掉 专有名词与编号；BM25 补精确匹配。⼆者融合提⾼鲁 棒性，尤其在技术⽂档与电商场景。</w:t>
      </w:r>
    </w:p>
    <w:p w14:paraId="38CA0BA3" w14:textId="77777777" w:rsidR="00CD6EAC" w:rsidRDefault="00CD6EAC" w:rsidP="00CD6EAC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CD6EAC">
        <w:t xml:space="preserve">RRF 与加权分数融合各适合什么？ </w:t>
      </w:r>
    </w:p>
    <w:p w14:paraId="79C944FA" w14:textId="5E1A7A13" w:rsidR="00363E4B" w:rsidRDefault="00CD6EAC" w:rsidP="00C51CED">
      <w:pPr>
        <w:rPr>
          <w:rFonts w:hint="eastAsia"/>
        </w:rPr>
      </w:pPr>
      <w:r w:rsidRPr="00CD6EAC">
        <w:t>标准答案 A： 当两路分数 量纲⼀致或已可靠归⼀化 时，加权融合直观可调；当⼀路是 排名、⼀ 路是 概率、或分数 不可⽐ 时，RRF 更稳，且少调参（经典 (k=60)）</w:t>
      </w:r>
    </w:p>
    <w:p w14:paraId="6BC8DC9D" w14:textId="73DC6D58" w:rsidR="00363E4B" w:rsidRDefault="00CD6EAC" w:rsidP="00CD6EAC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7. </w:t>
      </w:r>
      <w:r w:rsidRPr="00CD6EAC">
        <w:t>查询改写（Query Rewriting）</w:t>
      </w:r>
    </w:p>
    <w:p w14:paraId="71ED63D5" w14:textId="4F5A901E" w:rsidR="00363E4B" w:rsidRDefault="00CD6EAC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057AB22" wp14:editId="1EB7A75F">
            <wp:extent cx="5274310" cy="2143125"/>
            <wp:effectExtent l="0" t="0" r="2540" b="9525"/>
            <wp:docPr id="858244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41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69A" w14:textId="77777777" w:rsidR="00EE2613" w:rsidRDefault="00EE2613" w:rsidP="00EE2613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EE2613">
        <w:t xml:space="preserve">查询改写会不会引⼊噪声？ </w:t>
      </w:r>
    </w:p>
    <w:p w14:paraId="38125CFA" w14:textId="3EFBC4C9" w:rsidR="00363E4B" w:rsidRDefault="00EE2613" w:rsidP="00C51CED">
      <w:pPr>
        <w:rPr>
          <w:rFonts w:hint="eastAsia"/>
        </w:rPr>
      </w:pPr>
      <w:r w:rsidRPr="00EE2613">
        <w:t>标准答案 A： 会。LLM 可能 篡改实体 或 添加未提及条件。对策：多路检索 + RRF、重排、引⽤ 校验，⾼敏场景⽤ ⼈⼯词表 + 模板 优先。</w:t>
      </w:r>
    </w:p>
    <w:p w14:paraId="75F5EF5B" w14:textId="67A892F0" w:rsidR="00EE2613" w:rsidRDefault="00EE2613" w:rsidP="00EE2613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EE2613">
        <w:t>需要保留原 Query 吗？</w:t>
      </w:r>
    </w:p>
    <w:p w14:paraId="2BF418F5" w14:textId="2DD5965B" w:rsidR="00363E4B" w:rsidRDefault="00EE2613" w:rsidP="00C51CED">
      <w:pPr>
        <w:rPr>
          <w:rFonts w:hint="eastAsia"/>
        </w:rPr>
      </w:pPr>
      <w:r w:rsidRPr="00EE2613">
        <w:t xml:space="preserve"> 答： 需要。常 原句 + 改写句 同时检索再融合，避免改写跑偏。</w:t>
      </w:r>
    </w:p>
    <w:p w14:paraId="7549D687" w14:textId="02FE8F7C" w:rsidR="00363E4B" w:rsidRDefault="00F2777D" w:rsidP="00F2777D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Pr="00F2777D">
        <w:t>HyDE（假设⽂档嵌⼊）</w:t>
      </w:r>
    </w:p>
    <w:p w14:paraId="2A37C852" w14:textId="65BAB00D" w:rsidR="00363E4B" w:rsidRDefault="00F2777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600CE9F" wp14:editId="7873AA20">
            <wp:extent cx="5274310" cy="1388745"/>
            <wp:effectExtent l="0" t="0" r="2540" b="1905"/>
            <wp:docPr id="64119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938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6DBE" w14:textId="16B6D58C" w:rsidR="00363E4B" w:rsidRDefault="00F2777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F2B084A" wp14:editId="30E9F412">
            <wp:extent cx="3638095" cy="800000"/>
            <wp:effectExtent l="0" t="0" r="635" b="635"/>
            <wp:docPr id="466976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769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C0EE" w14:textId="7A726681" w:rsidR="00363E4B" w:rsidRDefault="00F2777D" w:rsidP="00F2777D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11. </w:t>
      </w:r>
      <w:r w:rsidRPr="00F2777D">
        <w:t>⼦问题分解</w:t>
      </w:r>
    </w:p>
    <w:p w14:paraId="5BE7D2AD" w14:textId="03EB1C8E" w:rsidR="00363E4B" w:rsidRDefault="00F2777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DB3191F" wp14:editId="332EAF1F">
            <wp:extent cx="5274310" cy="1378585"/>
            <wp:effectExtent l="0" t="0" r="2540" b="0"/>
            <wp:docPr id="51567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723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1B01" w14:textId="77777777" w:rsidR="00793DD4" w:rsidRDefault="00793DD4" w:rsidP="00793DD4">
      <w:pPr>
        <w:pStyle w:val="3"/>
        <w:rPr>
          <w:rFonts w:hint="eastAsia"/>
        </w:rPr>
      </w:pPr>
      <w:r>
        <w:rPr>
          <w:rFonts w:hint="eastAsia"/>
        </w:rPr>
        <w:t xml:space="preserve">12. </w:t>
      </w:r>
      <w:r w:rsidRPr="00793DD4">
        <w:t>⼦问题分解的典型失败模式？</w:t>
      </w:r>
    </w:p>
    <w:p w14:paraId="3960E292" w14:textId="29B324D7" w:rsidR="00363E4B" w:rsidRDefault="00793DD4" w:rsidP="00C51CED">
      <w:pPr>
        <w:rPr>
          <w:rFonts w:hint="eastAsia"/>
        </w:rPr>
      </w:pPr>
      <w:r w:rsidRPr="00793DD4">
        <w:t xml:space="preserve"> 标准答案 A： 分解错误（实体指代错）、⼦问题遗漏约束、或 合并时⽭盾未检测。需要 ⼀致性检 查 与 重排 过滤⽆关块。</w:t>
      </w:r>
    </w:p>
    <w:p w14:paraId="479F8D13" w14:textId="77777777" w:rsidR="00793DD4" w:rsidRDefault="00793DD4" w:rsidP="00793DD4">
      <w:pPr>
        <w:pStyle w:val="3"/>
        <w:rPr>
          <w:rFonts w:hint="eastAsia"/>
        </w:rPr>
      </w:pPr>
      <w:r>
        <w:rPr>
          <w:rFonts w:hint="eastAsia"/>
        </w:rPr>
        <w:t xml:space="preserve">13. </w:t>
      </w:r>
      <w:r w:rsidRPr="00793DD4">
        <w:t>和 Agent 多步检索有什么区别？</w:t>
      </w:r>
    </w:p>
    <w:p w14:paraId="51843FB3" w14:textId="33B526D5" w:rsidR="00363E4B" w:rsidRDefault="00793DD4" w:rsidP="00C51CED">
      <w:pPr>
        <w:rPr>
          <w:rFonts w:hint="eastAsia"/>
        </w:rPr>
      </w:pPr>
      <w:r w:rsidRPr="00793DD4">
        <w:t xml:space="preserve"> 答： ⼦问题分解可以是 固定模板/⼀次 LLM 调⽤；Agentic 更强调 动态决定是否再检索，⼯ 具边界更宽。</w:t>
      </w:r>
    </w:p>
    <w:p w14:paraId="03ED617E" w14:textId="5064F8C0" w:rsidR="00363E4B" w:rsidRDefault="00C41382" w:rsidP="00C41382">
      <w:pPr>
        <w:pStyle w:val="3"/>
        <w:rPr>
          <w:rFonts w:hint="eastAsia"/>
        </w:rPr>
      </w:pPr>
      <w:r>
        <w:rPr>
          <w:rFonts w:hint="eastAsia"/>
        </w:rPr>
        <w:t xml:space="preserve">14. </w:t>
      </w:r>
      <w:r w:rsidRPr="00C41382">
        <w:t>Step-back Prompting</w:t>
      </w:r>
    </w:p>
    <w:p w14:paraId="5A1BF963" w14:textId="3BF9D2E3" w:rsidR="00363E4B" w:rsidRDefault="00C41382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A1C2BBF" wp14:editId="076F9836">
            <wp:extent cx="5274310" cy="1159510"/>
            <wp:effectExtent l="0" t="0" r="2540" b="2540"/>
            <wp:docPr id="155756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1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5B34" w14:textId="1732EB3B" w:rsidR="00C41382" w:rsidRDefault="00C41382" w:rsidP="00C41382">
      <w:pPr>
        <w:pStyle w:val="3"/>
        <w:rPr>
          <w:rFonts w:hint="eastAsia"/>
        </w:rPr>
      </w:pPr>
      <w:r>
        <w:rPr>
          <w:rFonts w:hint="eastAsia"/>
        </w:rPr>
        <w:t xml:space="preserve">15. </w:t>
      </w:r>
      <w:r w:rsidRPr="00C41382">
        <w:t xml:space="preserve">HyDE 适合什么场景？不适合什么？ </w:t>
      </w:r>
    </w:p>
    <w:p w14:paraId="4010ACB6" w14:textId="44A2735C" w:rsidR="00363E4B" w:rsidRDefault="00C41382" w:rsidP="00C51CED">
      <w:pPr>
        <w:rPr>
          <w:rFonts w:hint="eastAsia"/>
        </w:rPr>
      </w:pPr>
      <w:r w:rsidRPr="00C41382">
        <w:t>标准答案 A： 适合 表述差距⼤、短查询难对⻬⻓⽂档；不适合 强事实约束 且模型易胡编的领 域，除⾮加强校验与拒答。</w:t>
      </w:r>
    </w:p>
    <w:p w14:paraId="60C35819" w14:textId="77777777" w:rsidR="00111209" w:rsidRDefault="00111209" w:rsidP="00111209">
      <w:pPr>
        <w:pStyle w:val="3"/>
        <w:rPr>
          <w:rFonts w:hint="eastAsia"/>
        </w:rPr>
      </w:pPr>
      <w:r>
        <w:rPr>
          <w:rFonts w:hint="eastAsia"/>
        </w:rPr>
        <w:t xml:space="preserve">16. </w:t>
      </w:r>
      <w:r w:rsidRPr="00111209">
        <w:t xml:space="preserve">Step-back Prompting 与 HyDE 有何异同？ </w:t>
      </w:r>
    </w:p>
    <w:p w14:paraId="5EBF48AC" w14:textId="369DDA10" w:rsidR="00363E4B" w:rsidRDefault="00111209" w:rsidP="00C51CED">
      <w:pPr>
        <w:rPr>
          <w:rFonts w:hint="eastAsia"/>
        </w:rPr>
      </w:pPr>
      <w:r w:rsidRPr="00111209">
        <w:t>标准答案 A： ⼆者都试图 拉近查询与⽂档的语义距离。HyDE ⽤ 假想答案⽂档 做 embedding； Step-back ⽤ 更抽象的问题 再检索 原理/背景类 段落。HyDE 更激进（易引⼊虚构事实）， Step-back 相对 克制（仍停留在问题空间）。实践中可 并⾏检索 后由重排裁决。</w:t>
      </w:r>
    </w:p>
    <w:p w14:paraId="0B4106E9" w14:textId="7F275676" w:rsidR="00363E4B" w:rsidRDefault="00111209" w:rsidP="00111209">
      <w:pPr>
        <w:pStyle w:val="2"/>
        <w:rPr>
          <w:rFonts w:hint="eastAsia"/>
        </w:rPr>
      </w:pPr>
      <w:r w:rsidRPr="00111209">
        <w:lastRenderedPageBreak/>
        <w:t>重排序（Reranking）</w:t>
      </w:r>
    </w:p>
    <w:p w14:paraId="5026BF91" w14:textId="257376AA" w:rsidR="00F039AE" w:rsidRDefault="00111209" w:rsidP="00111209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111209">
        <w:t>为什么需要重排序</w:t>
      </w:r>
    </w:p>
    <w:p w14:paraId="21C9E3A1" w14:textId="4A7B719B" w:rsidR="00F039AE" w:rsidRDefault="004A29C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CC22C62" wp14:editId="497832D9">
            <wp:extent cx="5274310" cy="804545"/>
            <wp:effectExtent l="0" t="0" r="2540" b="0"/>
            <wp:docPr id="793083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831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9966" w14:textId="6233A6D1" w:rsidR="00F039AE" w:rsidRDefault="009E089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293818E" wp14:editId="64C3D142">
            <wp:extent cx="5274310" cy="1637665"/>
            <wp:effectExtent l="0" t="0" r="2540" b="635"/>
            <wp:docPr id="69173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34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90BA" w14:textId="0773EA57" w:rsidR="00C41382" w:rsidRDefault="009E0891" w:rsidP="009E0891">
      <w:pPr>
        <w:pStyle w:val="3"/>
        <w:rPr>
          <w:rFonts w:hint="eastAsia"/>
        </w:rPr>
      </w:pPr>
      <w:r>
        <w:rPr>
          <w:rFonts w:hint="eastAsia"/>
        </w:rPr>
        <w:t>2. 常用重排序模型</w:t>
      </w:r>
    </w:p>
    <w:p w14:paraId="4975D7B7" w14:textId="63DC9C96" w:rsidR="009E0891" w:rsidRDefault="009E089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1701371" wp14:editId="63A68D92">
            <wp:extent cx="4733333" cy="790476"/>
            <wp:effectExtent l="0" t="0" r="0" b="0"/>
            <wp:docPr id="1117687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77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B9E0" w14:textId="410E548C" w:rsidR="00C41382" w:rsidRDefault="009E0891" w:rsidP="009E0891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9E0891">
        <w:t>MMR（最⼤边际相关性）</w:t>
      </w:r>
    </w:p>
    <w:p w14:paraId="3A38D56B" w14:textId="27A6D946" w:rsidR="00C41382" w:rsidRDefault="009E089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6EA290C" wp14:editId="69463A93">
            <wp:extent cx="5274310" cy="1774190"/>
            <wp:effectExtent l="0" t="0" r="2540" b="0"/>
            <wp:docPr id="491451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519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D977" w14:textId="60460F84" w:rsidR="00C41382" w:rsidRDefault="00142B52" w:rsidP="00142B52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142B52">
        <w:t>重排放在检索后哪⼀步？</w:t>
      </w:r>
    </w:p>
    <w:p w14:paraId="18975B3F" w14:textId="7695C6E8" w:rsidR="00C41382" w:rsidRDefault="00142B52" w:rsidP="00C51CED">
      <w:pPr>
        <w:rPr>
          <w:rFonts w:hint="eastAsia"/>
        </w:rPr>
      </w:pPr>
      <w:r w:rsidRPr="00142B52">
        <w:t>⼀般在 召回 Top-K（⼏⼗到⼏百）→ Cross-Encoder 精排取 Top-N（3–10）→ 再⽣成，平衡延迟与效果。</w:t>
      </w:r>
    </w:p>
    <w:p w14:paraId="2D160D5F" w14:textId="082287E5" w:rsidR="00C41382" w:rsidRDefault="00B62182" w:rsidP="00B62182">
      <w:pPr>
        <w:pStyle w:val="2"/>
        <w:rPr>
          <w:rFonts w:hint="eastAsia"/>
        </w:rPr>
      </w:pPr>
      <w:r w:rsidRPr="00B62182">
        <w:lastRenderedPageBreak/>
        <w:t>RAG ⾼级模式</w:t>
      </w:r>
    </w:p>
    <w:p w14:paraId="5A860836" w14:textId="65E2D426" w:rsidR="00C41382" w:rsidRDefault="00B62182" w:rsidP="00B62182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B62182">
        <w:t>GraphRAG（基于知识图谱的 RAG）</w:t>
      </w:r>
    </w:p>
    <w:p w14:paraId="0F86EDF1" w14:textId="0EB6AF71" w:rsidR="00C41382" w:rsidRDefault="00B62182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17536BB" wp14:editId="1E22949A">
            <wp:extent cx="5274310" cy="826135"/>
            <wp:effectExtent l="0" t="0" r="2540" b="0"/>
            <wp:docPr id="2023156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61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66FF" w14:textId="2E33BF2B" w:rsidR="00C41382" w:rsidRDefault="00B62182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239AD44" wp14:editId="7FCC59CF">
            <wp:extent cx="5274310" cy="703580"/>
            <wp:effectExtent l="0" t="0" r="2540" b="1270"/>
            <wp:docPr id="138438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29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5D47" w14:textId="5A7562EC" w:rsidR="00C41382" w:rsidRDefault="005E64A2" w:rsidP="005E64A2">
      <w:pPr>
        <w:pStyle w:val="3"/>
        <w:rPr>
          <w:rFonts w:hint="eastAsia"/>
        </w:rPr>
      </w:pPr>
      <w:r>
        <w:rPr>
          <w:rFonts w:hint="eastAsia"/>
        </w:rPr>
        <w:t>2. 知识图谱是什么</w:t>
      </w:r>
    </w:p>
    <w:p w14:paraId="3CBB6E18" w14:textId="77777777" w:rsidR="005E64A2" w:rsidRPr="005E64A2" w:rsidRDefault="005E64A2" w:rsidP="005E64A2">
      <w:pPr>
        <w:rPr>
          <w:rFonts w:hint="eastAsia"/>
        </w:rPr>
      </w:pPr>
      <w:r w:rsidRPr="005E64A2">
        <w:rPr>
          <w:b/>
          <w:bCs/>
        </w:rPr>
        <w:t>知识图谱</w:t>
      </w:r>
      <w:r w:rsidRPr="005E64A2">
        <w:t>是一种揭示实体之间语义关系的图结构数据库。</w:t>
      </w:r>
    </w:p>
    <w:p w14:paraId="7D7B5021" w14:textId="77777777" w:rsidR="005E64A2" w:rsidRPr="005E64A2" w:rsidRDefault="005E64A2" w:rsidP="005E64A2">
      <w:pPr>
        <w:rPr>
          <w:rFonts w:hint="eastAsia"/>
        </w:rPr>
      </w:pPr>
      <w:r w:rsidRPr="005E64A2">
        <w:t>它的核心由**实体（Nodes）</w:t>
      </w:r>
      <w:r w:rsidRPr="005E64A2">
        <w:rPr>
          <w:b/>
          <w:bCs/>
        </w:rPr>
        <w:t>和</w:t>
      </w:r>
      <w:r w:rsidRPr="005E64A2">
        <w:t>关系（Edges）**组成，通过 </w:t>
      </w:r>
      <w:r w:rsidRPr="005E64A2">
        <w:rPr>
          <w:b/>
          <w:bCs/>
        </w:rPr>
        <w:t>‘三元组’</w:t>
      </w:r>
      <w:r w:rsidRPr="005E64A2">
        <w:t> 的形式存储知识。</w:t>
      </w:r>
    </w:p>
    <w:p w14:paraId="7EBDF1C7" w14:textId="77777777" w:rsidR="005E64A2" w:rsidRPr="005E64A2" w:rsidRDefault="005E64A2" w:rsidP="005E64A2">
      <w:pPr>
        <w:rPr>
          <w:rFonts w:hint="eastAsia"/>
        </w:rPr>
      </w:pPr>
      <w:r w:rsidRPr="005E64A2">
        <w:t>在 Agent 开发中，知识图谱具有三大价值：</w:t>
      </w:r>
    </w:p>
    <w:p w14:paraId="57F15FCB" w14:textId="77777777" w:rsidR="005E64A2" w:rsidRPr="005E64A2" w:rsidRDefault="005E64A2" w:rsidP="005E64A2">
      <w:pPr>
        <w:rPr>
          <w:rFonts w:hint="eastAsia"/>
        </w:rPr>
      </w:pPr>
      <w:r w:rsidRPr="005E64A2">
        <w:rPr>
          <w:b/>
          <w:bCs/>
        </w:rPr>
        <w:t>增强推理：</w:t>
      </w:r>
      <w:r w:rsidRPr="005E64A2">
        <w:t> 支持多跳查询，能处理跨文档的复杂逻辑关联。</w:t>
      </w:r>
    </w:p>
    <w:p w14:paraId="61F4DC5D" w14:textId="77777777" w:rsidR="005E64A2" w:rsidRPr="005E64A2" w:rsidRDefault="005E64A2" w:rsidP="005E64A2">
      <w:pPr>
        <w:rPr>
          <w:rFonts w:hint="eastAsia"/>
        </w:rPr>
      </w:pPr>
      <w:r w:rsidRPr="005E64A2">
        <w:rPr>
          <w:b/>
          <w:bCs/>
        </w:rPr>
        <w:t>抑制幻觉：</w:t>
      </w:r>
      <w:r w:rsidRPr="005E64A2">
        <w:t> 提供结构化的事实支撑，确保关键信息的准确性。</w:t>
      </w:r>
    </w:p>
    <w:p w14:paraId="09B6D207" w14:textId="77777777" w:rsidR="005E64A2" w:rsidRPr="005E64A2" w:rsidRDefault="005E64A2" w:rsidP="005E64A2">
      <w:pPr>
        <w:rPr>
          <w:rFonts w:hint="eastAsia"/>
        </w:rPr>
      </w:pPr>
      <w:r w:rsidRPr="005E64A2">
        <w:rPr>
          <w:b/>
          <w:bCs/>
        </w:rPr>
        <w:t>知识沉淀：</w:t>
      </w:r>
      <w:r w:rsidRPr="005E64A2">
        <w:t> 相比碎片化的向量存储，知识图谱能更好地沉淀领域内的专家经验。</w:t>
      </w:r>
    </w:p>
    <w:p w14:paraId="45A3FBC8" w14:textId="77777777" w:rsidR="005E64A2" w:rsidRPr="005E64A2" w:rsidRDefault="005E64A2" w:rsidP="005E64A2">
      <w:pPr>
        <w:rPr>
          <w:rFonts w:hint="eastAsia"/>
        </w:rPr>
      </w:pPr>
      <w:r w:rsidRPr="005E64A2">
        <w:t>现在的趋势是 </w:t>
      </w:r>
      <w:r w:rsidRPr="005E64A2">
        <w:rPr>
          <w:b/>
          <w:bCs/>
        </w:rPr>
        <w:t>GraphRAG</w:t>
      </w:r>
      <w:r w:rsidRPr="005E64A2">
        <w:t>，即将向量的语义搜索与图的逻辑推理相结合，从而提升复杂任务下的系统表现。</w:t>
      </w:r>
    </w:p>
    <w:p w14:paraId="5F105323" w14:textId="77777777" w:rsidR="00914602" w:rsidRDefault="00914602" w:rsidP="0012694F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914602">
        <w:t xml:space="preserve">Agentic RAG（Agent 驱动的 RAG） </w:t>
      </w:r>
    </w:p>
    <w:p w14:paraId="2872B83E" w14:textId="44FB7A8E" w:rsidR="00C41382" w:rsidRDefault="0012694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E9961D0" wp14:editId="171CEA1A">
            <wp:extent cx="5274310" cy="1101725"/>
            <wp:effectExtent l="0" t="0" r="2540" b="3175"/>
            <wp:docPr id="136336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8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40FB" w14:textId="55E4C7D5" w:rsidR="00C41382" w:rsidRDefault="0012694F" w:rsidP="0012694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12694F">
        <w:t>Self-RAG（⾃我反思的 RAG）</w:t>
      </w:r>
    </w:p>
    <w:p w14:paraId="3A5882F3" w14:textId="6A771D3B" w:rsidR="00C41382" w:rsidRDefault="0012694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6A942A9" wp14:editId="14BA9868">
            <wp:extent cx="5274310" cy="802005"/>
            <wp:effectExtent l="0" t="0" r="2540" b="0"/>
            <wp:docPr id="1270522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227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1FE1" w14:textId="47F3C38C" w:rsidR="00C41382" w:rsidRDefault="0012694F" w:rsidP="0012694F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12694F">
        <w:t>Corrective RAG（纠正性 RAG）</w:t>
      </w:r>
    </w:p>
    <w:p w14:paraId="79345366" w14:textId="72566E0B" w:rsidR="00C41382" w:rsidRDefault="0012694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8C891B5" wp14:editId="63F42BE9">
            <wp:extent cx="5274310" cy="634365"/>
            <wp:effectExtent l="0" t="0" r="2540" b="0"/>
            <wp:docPr id="17074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88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F7F5" w14:textId="66EFF2E2" w:rsidR="00C41382" w:rsidRDefault="0012694F" w:rsidP="00B233EF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12694F">
        <w:t>Adaptive RAG</w:t>
      </w:r>
    </w:p>
    <w:p w14:paraId="0EEB565F" w14:textId="73D2C1C1" w:rsidR="00C41382" w:rsidRDefault="00B233E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7600A10" wp14:editId="747C0861">
            <wp:extent cx="5274310" cy="1250950"/>
            <wp:effectExtent l="0" t="0" r="2540" b="6350"/>
            <wp:docPr id="63767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736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FFD6" w14:textId="455357AF" w:rsidR="00C41382" w:rsidRDefault="00B233E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957B3BC" wp14:editId="0206F16E">
            <wp:extent cx="5274310" cy="419735"/>
            <wp:effectExtent l="0" t="0" r="2540" b="0"/>
            <wp:docPr id="332694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420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90AE" w14:textId="77777777" w:rsidR="00B233EF" w:rsidRDefault="00B233EF" w:rsidP="00B233EF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B233EF">
        <w:t>GraphRAG 的成本与挑战？</w:t>
      </w:r>
    </w:p>
    <w:p w14:paraId="118767C6" w14:textId="0E0D0167" w:rsidR="00C41382" w:rsidRDefault="00B233EF" w:rsidP="00C51CED">
      <w:pPr>
        <w:rPr>
          <w:rFonts w:hint="eastAsia"/>
        </w:rPr>
      </w:pPr>
      <w:r w:rsidRPr="00B233EF">
        <w:t xml:space="preserve"> 标准答案 A： 构图与抽取 成本⾼、抽取错误会污染图；运维复杂。适合关系密集、愿意投⼊⼯程 化的场景。</w:t>
      </w:r>
    </w:p>
    <w:p w14:paraId="5FB562E7" w14:textId="77777777" w:rsidR="00B233EF" w:rsidRDefault="00B233EF" w:rsidP="00B233EF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B233EF">
        <w:t xml:space="preserve">Agentic RAG 与 Self-RAG 有什么共同点？ </w:t>
      </w:r>
    </w:p>
    <w:p w14:paraId="59E6E792" w14:textId="02E67F7C" w:rsidR="00C41382" w:rsidRDefault="00B233EF" w:rsidP="00C51CED">
      <w:pPr>
        <w:rPr>
          <w:rFonts w:hint="eastAsia"/>
        </w:rPr>
      </w:pPr>
      <w:r w:rsidRPr="00B233EF">
        <w:t>标准答案 A： 都引⼊ 多步决策与反思；区别在于 Agentic 常外显为 ⼯具调⽤与规划，Self-RAG ⽤ 反思 token/标签 把「要不要检索、证据是否⽀持」内嵌在⽣成格式中，更偏 训练与解码策 略。</w:t>
      </w:r>
    </w:p>
    <w:p w14:paraId="6D7D3FB4" w14:textId="77777777" w:rsidR="00E901D0" w:rsidRDefault="00E901D0" w:rsidP="00E901D0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E901D0">
        <w:t xml:space="preserve">Corrective RAG 典型触发信号？ </w:t>
      </w:r>
    </w:p>
    <w:p w14:paraId="055884C3" w14:textId="17387F6D" w:rsidR="00C41382" w:rsidRDefault="00E901D0" w:rsidP="00C51CED">
      <w:pPr>
        <w:rPr>
          <w:rFonts w:hint="eastAsia"/>
        </w:rPr>
      </w:pPr>
      <w:r w:rsidRPr="00E901D0">
        <w:t>标准答案 A： 检索置信度低（Top1 与 Top2 差距⼩）、检索结果与问题实体不⼀致、重排后仍低 分、或 ⽣成与引⽤冲突（可做⼀致性检测）。触发后执⾏ 查询改</w:t>
      </w:r>
      <w:r w:rsidRPr="00E901D0">
        <w:lastRenderedPageBreak/>
        <w:t>写、换索引源、或联⽹搜索。</w:t>
      </w:r>
    </w:p>
    <w:p w14:paraId="479E4348" w14:textId="77777777" w:rsidR="005B3BEC" w:rsidRDefault="005B3BEC" w:rsidP="005B3BEC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Pr="005B3BEC">
        <w:t xml:space="preserve">Adaptive RAG 如何避免路由误判？ </w:t>
      </w:r>
    </w:p>
    <w:p w14:paraId="37E830C6" w14:textId="1E97FBA9" w:rsidR="00C41382" w:rsidRDefault="005B3BEC" w:rsidP="00C51CED">
      <w:pPr>
        <w:rPr>
          <w:rFonts w:hint="eastAsia"/>
        </w:rPr>
      </w:pPr>
      <w:r w:rsidRPr="005B3BEC">
        <w:t>标准答案 A： 混合路由（并⾏短路与完整链路）、置信度阈值 + 默认安全策略（不确定则⾛更强 检索）、持续⽤ 线上反馈 迭代分类器。</w:t>
      </w:r>
    </w:p>
    <w:p w14:paraId="535B5340" w14:textId="77777777" w:rsidR="00CC7C80" w:rsidRDefault="00CC7C80" w:rsidP="00CC7C80">
      <w:pPr>
        <w:pStyle w:val="3"/>
        <w:rPr>
          <w:rFonts w:hint="eastAsia"/>
        </w:rPr>
      </w:pPr>
      <w:r>
        <w:rPr>
          <w:rFonts w:hint="eastAsia"/>
        </w:rPr>
        <w:t xml:space="preserve">11. </w:t>
      </w:r>
      <w:r w:rsidRPr="00CC7C80">
        <w:t xml:space="preserve">⼩公司是否值得上 GraphRAG？ </w:t>
      </w:r>
    </w:p>
    <w:p w14:paraId="6BB230FE" w14:textId="1B98E379" w:rsidR="005B3BEC" w:rsidRDefault="00CC7C80" w:rsidP="00C51CED">
      <w:pPr>
        <w:rPr>
          <w:rFonts w:hint="eastAsia"/>
        </w:rPr>
      </w:pPr>
      <w:r w:rsidRPr="00CC7C80">
        <w:t>答： 若数据以 说明⽂、FAQ 为主，向量 RAG + 混合检索 + 重排 通常⾜够；图适合 关系问题 占⽐⾼ 且团队有 图谱与评测 能⼒时再投⼊。</w:t>
      </w:r>
    </w:p>
    <w:p w14:paraId="7B6F7091" w14:textId="1AE2ED5D" w:rsidR="005B3BEC" w:rsidRDefault="00CC7C80" w:rsidP="00CC7C80">
      <w:pPr>
        <w:pStyle w:val="2"/>
        <w:rPr>
          <w:rFonts w:hint="eastAsia"/>
        </w:rPr>
      </w:pPr>
      <w:r w:rsidRPr="00CC7C80">
        <w:t>RAG 评估</w:t>
      </w:r>
    </w:p>
    <w:p w14:paraId="5DCAF497" w14:textId="0E9D6832" w:rsidR="005B3BEC" w:rsidRDefault="00CC7C80" w:rsidP="00CC7C80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CC7C80">
        <w:t>评估指标：忠实度、相关性、答案正确性</w:t>
      </w:r>
    </w:p>
    <w:p w14:paraId="4530BB78" w14:textId="0ABEAE8C" w:rsidR="005B3BEC" w:rsidRDefault="00CC7C80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03AD666" wp14:editId="7C3FE0F7">
            <wp:extent cx="4980952" cy="1076190"/>
            <wp:effectExtent l="0" t="0" r="0" b="0"/>
            <wp:docPr id="1604789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898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E526" w14:textId="3DAAA7F3" w:rsidR="005B3BEC" w:rsidRDefault="008928D7" w:rsidP="008928D7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8928D7">
        <w:t>RAGAS 框架</w:t>
      </w:r>
    </w:p>
    <w:p w14:paraId="5397AE3A" w14:textId="0F569965" w:rsidR="005B3BEC" w:rsidRDefault="008928D7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8475FA2" wp14:editId="520E196B">
            <wp:extent cx="5274310" cy="1412240"/>
            <wp:effectExtent l="0" t="0" r="2540" b="0"/>
            <wp:docPr id="50607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13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13B6" w14:textId="094A13A7" w:rsidR="005B3BEC" w:rsidRDefault="008928D7" w:rsidP="008928D7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8928D7">
        <w:t>评估数据集构建</w:t>
      </w:r>
    </w:p>
    <w:p w14:paraId="2D9B67D2" w14:textId="0FD9D51D" w:rsidR="005B3BEC" w:rsidRDefault="008928D7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2D17E8C" wp14:editId="29F07F80">
            <wp:extent cx="3542857" cy="1104762"/>
            <wp:effectExtent l="0" t="0" r="635" b="635"/>
            <wp:docPr id="235250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06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2063" w14:textId="77777777" w:rsidR="0042053C" w:rsidRDefault="0042053C" w:rsidP="0042053C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42053C">
        <w:t xml:space="preserve">为什么说「只看最终答案对错」不够？ </w:t>
      </w:r>
    </w:p>
    <w:p w14:paraId="704CC7B8" w14:textId="7A19078A" w:rsidR="005B3BEC" w:rsidRDefault="0042053C" w:rsidP="00C51CED">
      <w:pPr>
        <w:rPr>
          <w:rFonts w:hint="eastAsia"/>
        </w:rPr>
      </w:pPr>
      <w:r w:rsidRPr="0042053C">
        <w:t>标准答案 A： 可能 猜对 或 上下⽂不相关仍⽣成；需同时评 检索质量 与 忠实度，定位瓶颈在检 索还是⽣成。</w:t>
      </w:r>
    </w:p>
    <w:p w14:paraId="4F506C75" w14:textId="31CB873C" w:rsidR="005B3BEC" w:rsidRDefault="0042053C" w:rsidP="0042053C">
      <w:pPr>
        <w:pStyle w:val="2"/>
        <w:rPr>
          <w:rFonts w:hint="eastAsia"/>
        </w:rPr>
      </w:pPr>
      <w:r w:rsidRPr="0042053C">
        <w:t>RAG ⽣产优化</w:t>
      </w:r>
    </w:p>
    <w:p w14:paraId="2FC19C77" w14:textId="5F5FCF8D" w:rsidR="005B3BEC" w:rsidRDefault="00D44F69" w:rsidP="00D44F69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D44F69">
        <w:t>索引优化</w:t>
      </w:r>
    </w:p>
    <w:p w14:paraId="7C2E2E03" w14:textId="5EB2FFBB" w:rsidR="00C41382" w:rsidRDefault="00D44F69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4099522" wp14:editId="4EAAF7EB">
            <wp:extent cx="5057143" cy="1190476"/>
            <wp:effectExtent l="0" t="0" r="0" b="0"/>
            <wp:docPr id="244833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35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272" w14:textId="2FB28A6A" w:rsidR="0042053C" w:rsidRDefault="00D44F69" w:rsidP="00D44F69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D44F69">
        <w:t>缓存策略</w:t>
      </w:r>
    </w:p>
    <w:p w14:paraId="257C2DFA" w14:textId="5FD4A4DB" w:rsidR="0042053C" w:rsidRDefault="00D44F69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BC547A3" wp14:editId="5A5A2F80">
            <wp:extent cx="4457143" cy="1104762"/>
            <wp:effectExtent l="0" t="0" r="635" b="635"/>
            <wp:docPr id="588588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881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9EC3" w14:textId="76B44778" w:rsidR="0042053C" w:rsidRDefault="005C1784" w:rsidP="005C1784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5C1784">
        <w:t>增量更新</w:t>
      </w:r>
    </w:p>
    <w:p w14:paraId="35417376" w14:textId="16524CE9" w:rsidR="0042053C" w:rsidRDefault="005C178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E5D4D86" wp14:editId="0C740771">
            <wp:extent cx="4352381" cy="809524"/>
            <wp:effectExtent l="0" t="0" r="0" b="0"/>
            <wp:docPr id="14394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6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516E" w14:textId="3B462AC1" w:rsidR="0042053C" w:rsidRDefault="005C1784" w:rsidP="005C1784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5C1784">
        <w:t>多租户设计</w:t>
      </w:r>
    </w:p>
    <w:p w14:paraId="15B92B93" w14:textId="7C51F2E1" w:rsidR="0042053C" w:rsidRDefault="005C178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EDFA60F" wp14:editId="14F28543">
            <wp:extent cx="3266667" cy="1133333"/>
            <wp:effectExtent l="0" t="0" r="0" b="0"/>
            <wp:docPr id="22390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061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B820" w14:textId="12BFD003" w:rsidR="0042053C" w:rsidRDefault="00340DCF" w:rsidP="00340DC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340DCF">
        <w:t>Token 成本控制</w:t>
      </w:r>
    </w:p>
    <w:p w14:paraId="000940D6" w14:textId="065CA036" w:rsidR="0042053C" w:rsidRDefault="00340DC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A7AE6D3" wp14:editId="47F5F0C3">
            <wp:extent cx="3590476" cy="1076190"/>
            <wp:effectExtent l="0" t="0" r="0" b="0"/>
            <wp:docPr id="1115168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816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D422" w14:textId="77777777" w:rsidR="00DA409F" w:rsidRDefault="00DA409F" w:rsidP="00DA409F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DA409F">
        <w:t>多租户下最常⻅的安全事故是什么？</w:t>
      </w:r>
    </w:p>
    <w:p w14:paraId="37CFCCE9" w14:textId="6561197E" w:rsidR="0042053C" w:rsidRDefault="00DA409F" w:rsidP="00C51CED">
      <w:pPr>
        <w:rPr>
          <w:rFonts w:hint="eastAsia"/>
        </w:rPr>
      </w:pPr>
      <w:r w:rsidRPr="00DA409F">
        <w:t xml:space="preserve"> 标准答案 A： 检索 未带租户过滤 导致 跨租户数据泄露；必须在数据库层与查询层 双重校验。</w:t>
      </w:r>
    </w:p>
    <w:p w14:paraId="014C529F" w14:textId="593ADCE8" w:rsidR="0042053C" w:rsidRDefault="00DA409F" w:rsidP="00DA409F">
      <w:pPr>
        <w:pStyle w:val="2"/>
        <w:rPr>
          <w:rFonts w:hint="eastAsia"/>
        </w:rPr>
      </w:pPr>
      <w:r>
        <w:rPr>
          <w:rFonts w:hint="eastAsia"/>
        </w:rPr>
        <w:t>综合题</w:t>
      </w:r>
    </w:p>
    <w:p w14:paraId="6E1DAB5E" w14:textId="265C98E9" w:rsidR="0042053C" w:rsidRDefault="00DA409F" w:rsidP="00DA409F">
      <w:pPr>
        <w:pStyle w:val="3"/>
        <w:rPr>
          <w:rFonts w:hint="eastAsia"/>
        </w:rPr>
      </w:pPr>
      <w:r>
        <w:rPr>
          <w:rFonts w:hint="eastAsia"/>
        </w:rPr>
        <w:t>1.</w:t>
      </w:r>
      <w:r w:rsidRPr="00DA409F">
        <w:t xml:space="preserve"> </w:t>
      </w:r>
      <w:r>
        <w:rPr>
          <w:rFonts w:hint="eastAsia"/>
        </w:rPr>
        <w:t xml:space="preserve"> </w:t>
      </w:r>
      <w:r w:rsidRPr="00DA409F">
        <w:t>简述 RAG 两步流⽔线（离线与在线）。</w:t>
      </w:r>
    </w:p>
    <w:p w14:paraId="71C85D65" w14:textId="066D58A8" w:rsidR="00B44C21" w:rsidRPr="00B44C21" w:rsidRDefault="00B44C21" w:rsidP="00B44C21">
      <w:pPr>
        <w:rPr>
          <w:rFonts w:hint="eastAsia"/>
        </w:rPr>
      </w:pPr>
      <w:r w:rsidRPr="00B44C21">
        <w:t>离线：解析→清洗→分块→嵌⼊→建索引；在线：Query（可选改写）→检索→（可选重排） →拼 Prompt→⽣成。追问：增量更新怎么做？</w:t>
      </w:r>
    </w:p>
    <w:p w14:paraId="72601F20" w14:textId="7EDE8901" w:rsidR="00B44C21" w:rsidRPr="00B44C21" w:rsidRDefault="00B44C21" w:rsidP="00B44C21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B44C21">
        <w:t>为什么维护“元数据库”时要考虑 TTL？</w:t>
      </w:r>
    </w:p>
    <w:p w14:paraId="33911BA1" w14:textId="77777777" w:rsidR="00B44C21" w:rsidRPr="00B44C21" w:rsidRDefault="00B44C21" w:rsidP="00B44C21">
      <w:pPr>
        <w:rPr>
          <w:rFonts w:hint="eastAsia"/>
        </w:rPr>
      </w:pPr>
      <w:r w:rsidRPr="00B44C21">
        <w:rPr>
          <w:b/>
          <w:bCs/>
        </w:rPr>
        <w:t>成本控制：</w:t>
      </w:r>
      <w:r w:rsidRPr="00B44C21">
        <w:t> 自动释放不再需要的存储空间。</w:t>
      </w:r>
    </w:p>
    <w:p w14:paraId="60DDB206" w14:textId="77777777" w:rsidR="00B44C21" w:rsidRPr="00B44C21" w:rsidRDefault="00B44C21" w:rsidP="00B44C21">
      <w:pPr>
        <w:rPr>
          <w:rFonts w:hint="eastAsia"/>
        </w:rPr>
      </w:pPr>
      <w:r w:rsidRPr="00B44C21">
        <w:rPr>
          <w:b/>
          <w:bCs/>
        </w:rPr>
        <w:t>数据合规：</w:t>
      </w:r>
      <w:r w:rsidRPr="00B44C21">
        <w:t> 满足隐私协议要求，确保用户敏感数据在处理完成后及时过期。</w:t>
      </w:r>
    </w:p>
    <w:p w14:paraId="34037569" w14:textId="77777777" w:rsidR="00B44C21" w:rsidRPr="00B44C21" w:rsidRDefault="00B44C21" w:rsidP="00B44C21">
      <w:pPr>
        <w:rPr>
          <w:rFonts w:hint="eastAsia"/>
        </w:rPr>
      </w:pPr>
      <w:r w:rsidRPr="00B44C21">
        <w:rPr>
          <w:b/>
          <w:bCs/>
        </w:rPr>
        <w:t>系统可靠性：</w:t>
      </w:r>
      <w:r w:rsidRPr="00B44C21">
        <w:t> 防止无效的陈旧元数据误导 Agent 的路由决策。</w:t>
      </w:r>
    </w:p>
    <w:p w14:paraId="294790F2" w14:textId="77777777" w:rsidR="00F90CED" w:rsidRDefault="00F90CED" w:rsidP="00F90CED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F90CED">
        <w:t>RAG 与微调如何配合？</w:t>
      </w:r>
    </w:p>
    <w:p w14:paraId="672A989F" w14:textId="0A8EF487" w:rsidR="0042053C" w:rsidRPr="00B44C21" w:rsidRDefault="00F90CED" w:rsidP="00C51CED">
      <w:pPr>
        <w:rPr>
          <w:rFonts w:hint="eastAsia"/>
        </w:rPr>
      </w:pPr>
      <w:r w:rsidRPr="00F90CED">
        <w:t xml:space="preserve"> A： 微调改善 格式与领域表达，RAG 提供 可更新事实；事实类优先 RAG。追问：何时单独微 调？（数据稳定且任务⾏为化）</w:t>
      </w:r>
    </w:p>
    <w:p w14:paraId="5F2D0C42" w14:textId="77777777" w:rsidR="001D7CD2" w:rsidRPr="001D7CD2" w:rsidRDefault="001D7CD2" w:rsidP="001D7CD2">
      <w:pPr>
        <w:rPr>
          <w:rFonts w:hint="eastAsia"/>
        </w:rPr>
      </w:pPr>
      <w:r w:rsidRPr="001D7CD2">
        <w:t>虽然 RAG 是目前处理事实性问题的首选，但在以下三种情况下，我会考虑</w:t>
      </w:r>
      <w:r w:rsidRPr="001D7CD2">
        <w:rPr>
          <w:b/>
          <w:bCs/>
        </w:rPr>
        <w:t>单独使用微调</w:t>
      </w:r>
      <w:r w:rsidRPr="001D7CD2">
        <w:t>：</w:t>
      </w:r>
    </w:p>
    <w:p w14:paraId="5E3C1EE9" w14:textId="77777777" w:rsidR="001D7CD2" w:rsidRPr="001D7CD2" w:rsidRDefault="001D7CD2" w:rsidP="001D7CD2">
      <w:pPr>
        <w:rPr>
          <w:rFonts w:hint="eastAsia"/>
        </w:rPr>
      </w:pPr>
      <w:r w:rsidRPr="001D7CD2">
        <w:t>第一，是</w:t>
      </w:r>
      <w:r w:rsidRPr="001D7CD2">
        <w:rPr>
          <w:b/>
          <w:bCs/>
        </w:rPr>
        <w:t>任务的行为化和标准化</w:t>
      </w:r>
      <w:r w:rsidRPr="001D7CD2">
        <w:t>。当任务对输出格式（如特定的 JSON 模式）或交互风格有极高要求，且 Prompt Engineering 无法保证 100% 稳定性时，微调是解决‘指令遵循’问题的终极手段。</w:t>
      </w:r>
    </w:p>
    <w:p w14:paraId="437AAFCE" w14:textId="77777777" w:rsidR="001D7CD2" w:rsidRPr="001D7CD2" w:rsidRDefault="001D7CD2" w:rsidP="001D7CD2">
      <w:pPr>
        <w:rPr>
          <w:rFonts w:hint="eastAsia"/>
        </w:rPr>
      </w:pPr>
      <w:r w:rsidRPr="001D7CD2">
        <w:t>第二，是</w:t>
      </w:r>
      <w:r w:rsidRPr="001D7CD2">
        <w:rPr>
          <w:b/>
          <w:bCs/>
        </w:rPr>
        <w:t>数据极度稳定且对延迟敏感</w:t>
      </w:r>
      <w:r w:rsidRPr="001D7CD2">
        <w:t>。如果业务场景不需要实时检索动态数据（知识半衰期长），通过微调将知识内化，可以省去 RAG 的检索耗时，并显著降低推理时的 Token 成本。</w:t>
      </w:r>
    </w:p>
    <w:p w14:paraId="54B73F89" w14:textId="77777777" w:rsidR="001D7CD2" w:rsidRPr="001D7CD2" w:rsidRDefault="001D7CD2" w:rsidP="001D7CD2">
      <w:pPr>
        <w:rPr>
          <w:rFonts w:hint="eastAsia"/>
        </w:rPr>
      </w:pPr>
      <w:r w:rsidRPr="001D7CD2">
        <w:lastRenderedPageBreak/>
        <w:t>第三，是</w:t>
      </w:r>
      <w:r w:rsidRPr="001D7CD2">
        <w:rPr>
          <w:b/>
          <w:bCs/>
        </w:rPr>
        <w:t>小模型的能力补强</w:t>
      </w:r>
      <w:r w:rsidRPr="001D7CD2">
        <w:t>。当我们希望在端侧或廉价算力上运行任务时，通过大模型的数据蒸馏对小模型进行专项微调，可以让小模型在特定领域表现出媲美大模型的专业度。</w:t>
      </w:r>
    </w:p>
    <w:p w14:paraId="150D5279" w14:textId="77777777" w:rsidR="001D7CD2" w:rsidRPr="001D7CD2" w:rsidRDefault="001D7CD2" w:rsidP="001D7CD2">
      <w:pPr>
        <w:rPr>
          <w:rFonts w:hint="eastAsia"/>
        </w:rPr>
      </w:pPr>
      <w:r w:rsidRPr="001D7CD2">
        <w:t>总之，</w:t>
      </w:r>
      <w:r w:rsidRPr="001D7CD2">
        <w:rPr>
          <w:b/>
          <w:bCs/>
        </w:rPr>
        <w:t>RAG 解决的是‘知识广度’和‘实效性’问题，而微调解决的是‘任务深度’和‘专业美感’问题。</w:t>
      </w:r>
    </w:p>
    <w:p w14:paraId="2E8433EB" w14:textId="4E86640A" w:rsidR="007D3C81" w:rsidRDefault="007D3C81" w:rsidP="007D3C81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7D3C81">
        <w:t xml:space="preserve">为什么需要 chunk_overlap？ </w:t>
      </w:r>
    </w:p>
    <w:p w14:paraId="4546BCAE" w14:textId="1C52C60A" w:rsidR="0042053C" w:rsidRPr="001D7CD2" w:rsidRDefault="007D3C81" w:rsidP="00C51CED">
      <w:pPr>
        <w:rPr>
          <w:rFonts w:hint="eastAsia"/>
        </w:rPr>
      </w:pPr>
      <w:r w:rsidRPr="007D3C81">
        <w:t>A： 防⽌关键句被切断在两块边界，检索时丢上下⽂；代价是存储增加</w:t>
      </w:r>
    </w:p>
    <w:p w14:paraId="080CFA67" w14:textId="1D0510DB" w:rsidR="007D3C81" w:rsidRDefault="007D3C81" w:rsidP="007D3C81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7D3C81">
        <w:t>RecursiveCharacterTextSplitter 的分隔符顺序为什么重要？</w:t>
      </w:r>
    </w:p>
    <w:p w14:paraId="15B54503" w14:textId="5E268D70" w:rsidR="00F90CED" w:rsidRDefault="007D3C81" w:rsidP="00C51CED">
      <w:pPr>
        <w:rPr>
          <w:rFonts w:hint="eastAsia"/>
        </w:rPr>
      </w:pPr>
      <w:r w:rsidRPr="007D3C81">
        <w:t xml:space="preserve"> A： 优先在更⼤语义单元（段落）断开，再退到句⼦、空格，减少碎⽚化。</w:t>
      </w:r>
    </w:p>
    <w:p w14:paraId="1FA57D49" w14:textId="77777777" w:rsidR="007D3C81" w:rsidRDefault="007D3C81" w:rsidP="007D3C81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7D3C81">
        <w:t xml:space="preserve">语义分块⽐递归分块更好吗？ </w:t>
      </w:r>
    </w:p>
    <w:p w14:paraId="3FC86535" w14:textId="4420212C" w:rsidR="00F90CED" w:rsidRDefault="007D3C81" w:rsidP="00C51CED">
      <w:pPr>
        <w:rPr>
          <w:rFonts w:hint="eastAsia"/>
        </w:rPr>
      </w:pPr>
      <w:r w:rsidRPr="007D3C81">
        <w:t>A： 不⼀定；语义分块成本⾼、阈值敏感。应⽤数据 A/B 测试。</w:t>
      </w:r>
    </w:p>
    <w:p w14:paraId="0530B00F" w14:textId="7DB07D1F" w:rsidR="007D3C81" w:rsidRDefault="007D3C81" w:rsidP="007D3C81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7D3C81">
        <w:t xml:space="preserve">⽗⼦⽂档如何存储？ </w:t>
      </w:r>
    </w:p>
    <w:p w14:paraId="67864EF6" w14:textId="0A80AB1A" w:rsidR="00F90CED" w:rsidRDefault="007D3C81" w:rsidP="00C51CED">
      <w:pPr>
        <w:rPr>
          <w:rFonts w:hint="eastAsia"/>
        </w:rPr>
      </w:pPr>
      <w:r w:rsidRPr="007D3C81">
        <w:t>A： ⼦块带 parent_id ，检索⼦块→映射⽗块⽂本再⽣成。</w:t>
      </w:r>
    </w:p>
    <w:p w14:paraId="33607414" w14:textId="77777777" w:rsidR="00A6693B" w:rsidRDefault="00A6693B" w:rsidP="00A6693B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A6693B">
        <w:t xml:space="preserve">Embedding 是否需要归⼀化？ </w:t>
      </w:r>
    </w:p>
    <w:p w14:paraId="01A1E18C" w14:textId="7A6943F1" w:rsidR="00F90CED" w:rsidRDefault="00A6693B" w:rsidP="00C51CED">
      <w:pPr>
        <w:rPr>
          <w:rFonts w:hint="eastAsia"/>
        </w:rPr>
      </w:pPr>
      <w:r w:rsidRPr="00A6693B">
        <w:t>A： 若⽤ 内积/余弦 且框架假设归⼀化向量，应归⼀化以稳定相似度。</w:t>
      </w:r>
    </w:p>
    <w:p w14:paraId="61CD3B80" w14:textId="77777777" w:rsidR="00E03BB2" w:rsidRDefault="00E03BB2" w:rsidP="00E03BB2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E03BB2">
        <w:t>FAISS IndexFlatIP 与 IndexHNSW 区别？</w:t>
      </w:r>
    </w:p>
    <w:p w14:paraId="201C6D07" w14:textId="74A10F1A" w:rsidR="007D3C81" w:rsidRDefault="00E03BB2" w:rsidP="00C51CED">
      <w:pPr>
        <w:rPr>
          <w:rFonts w:hint="eastAsia"/>
        </w:rPr>
      </w:pPr>
      <w:r w:rsidRPr="00E03BB2">
        <w:t xml:space="preserve"> A： Flat 精确但慢；HNSW 近似快，适合⼤规模。</w:t>
      </w:r>
    </w:p>
    <w:p w14:paraId="02FA3C97" w14:textId="090106A8" w:rsidR="007D3C81" w:rsidRDefault="009B022F" w:rsidP="00C51CED">
      <w:pPr>
        <w:rPr>
          <w:rFonts w:hint="eastAsia"/>
        </w:rPr>
      </w:pPr>
      <w:r w:rsidRPr="009B022F">
        <w:t>混合检索权重 alpha 怎么定？ A： 验证集⽹格搜索；或 RRF 避免调权。</w:t>
      </w:r>
    </w:p>
    <w:p w14:paraId="292B49B3" w14:textId="77777777" w:rsidR="0072005F" w:rsidRDefault="0072005F" w:rsidP="0072005F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Pr="0072005F">
        <w:t xml:space="preserve">RRF 为什么鲁棒？ </w:t>
      </w:r>
    </w:p>
    <w:p w14:paraId="0F402224" w14:textId="1433FADA" w:rsidR="007D3C81" w:rsidRDefault="0072005F" w:rsidP="00C51CED">
      <w:pPr>
        <w:rPr>
          <w:rFonts w:hint="eastAsia"/>
        </w:rPr>
      </w:pPr>
      <w:r w:rsidRPr="0072005F">
        <w:t>A： 只⽤排名融合，规避不同路分数尺度问题。</w:t>
      </w:r>
    </w:p>
    <w:p w14:paraId="485B5911" w14:textId="77777777" w:rsidR="00144978" w:rsidRDefault="00144978" w:rsidP="00144978">
      <w:pPr>
        <w:pStyle w:val="3"/>
        <w:rPr>
          <w:rFonts w:hint="eastAsia"/>
        </w:rPr>
      </w:pPr>
      <w:r>
        <w:rPr>
          <w:rFonts w:hint="eastAsia"/>
        </w:rPr>
        <w:t xml:space="preserve">11. </w:t>
      </w:r>
      <w:r w:rsidRPr="00144978">
        <w:t xml:space="preserve">HyDE 的⻛险如何缓解？ </w:t>
      </w:r>
    </w:p>
    <w:p w14:paraId="524ED106" w14:textId="69DFC37C" w:rsidR="007D3C81" w:rsidRDefault="00144978" w:rsidP="00C51CED">
      <w:pPr>
        <w:rPr>
          <w:rFonts w:hint="eastAsia"/>
        </w:rPr>
      </w:pPr>
      <w:r w:rsidRPr="00144978">
        <w:t>A： 重排序、引⽤约束、拒答、对⽐多条检索结果。</w:t>
      </w:r>
    </w:p>
    <w:p w14:paraId="26BC959B" w14:textId="77777777" w:rsidR="00C702EB" w:rsidRDefault="00C702EB" w:rsidP="00C51CED">
      <w:pPr>
        <w:rPr>
          <w:rFonts w:hint="eastAsia"/>
        </w:rPr>
      </w:pPr>
      <w:r w:rsidRPr="00C702EB">
        <w:rPr>
          <w:rStyle w:val="30"/>
        </w:rPr>
        <w:t>12. RAGAS 的局限</w:t>
      </w:r>
      <w:r w:rsidRPr="00C702EB">
        <w:t xml:space="preserve">？ </w:t>
      </w:r>
    </w:p>
    <w:p w14:paraId="37D294F7" w14:textId="66A36DEA" w:rsidR="007D3C81" w:rsidRDefault="00C702EB" w:rsidP="00C51CED">
      <w:pPr>
        <w:rPr>
          <w:rFonts w:hint="eastAsia"/>
        </w:rPr>
      </w:pPr>
      <w:r w:rsidRPr="00C702EB">
        <w:lastRenderedPageBreak/>
        <w:t>A： 依赖裁判模型，可能有 偏好与盲区。</w:t>
      </w:r>
    </w:p>
    <w:p w14:paraId="77F59D85" w14:textId="77777777" w:rsidR="00C702EB" w:rsidRDefault="00C702EB" w:rsidP="00C702EB">
      <w:pPr>
        <w:pStyle w:val="3"/>
        <w:rPr>
          <w:rFonts w:hint="eastAsia"/>
        </w:rPr>
      </w:pPr>
      <w:r>
        <w:rPr>
          <w:rFonts w:hint="eastAsia"/>
        </w:rPr>
        <w:t xml:space="preserve">13. </w:t>
      </w:r>
      <w:r w:rsidRPr="00C702EB">
        <w:t xml:space="preserve">Corrective RAG 触发条件？ </w:t>
      </w:r>
    </w:p>
    <w:p w14:paraId="18DF2447" w14:textId="7A8FC140" w:rsidR="007D3C81" w:rsidRDefault="00C702EB" w:rsidP="00C51CED">
      <w:pPr>
        <w:rPr>
          <w:rFonts w:hint="eastAsia"/>
        </w:rPr>
      </w:pPr>
      <w:r w:rsidRPr="00C702EB">
        <w:t>A： 检索置信度低或证据⽭盾时 改查或换源。</w:t>
      </w:r>
    </w:p>
    <w:p w14:paraId="14FF043A" w14:textId="77777777" w:rsidR="00C702EB" w:rsidRDefault="00C702EB" w:rsidP="00C702EB">
      <w:pPr>
        <w:pStyle w:val="3"/>
        <w:rPr>
          <w:rFonts w:hint="eastAsia"/>
        </w:rPr>
      </w:pPr>
      <w:r>
        <w:rPr>
          <w:rFonts w:hint="eastAsia"/>
        </w:rPr>
        <w:t xml:space="preserve">14. </w:t>
      </w:r>
      <w:r w:rsidRPr="00C702EB">
        <w:t xml:space="preserve">Self-RAG 核⼼思想？ </w:t>
      </w:r>
    </w:p>
    <w:p w14:paraId="0AA7A337" w14:textId="47F17414" w:rsidR="007D3C81" w:rsidRDefault="00C702EB" w:rsidP="00C51CED">
      <w:pPr>
        <w:rPr>
          <w:rFonts w:hint="eastAsia"/>
        </w:rPr>
      </w:pPr>
      <w:r w:rsidRPr="00C702EB">
        <w:t>A： ⽣成中 ⾃我评估 是否需要检索与证据是否充分。</w:t>
      </w:r>
    </w:p>
    <w:p w14:paraId="2DDF1DEC" w14:textId="77777777" w:rsidR="00472954" w:rsidRDefault="00472954" w:rsidP="00472954">
      <w:pPr>
        <w:pStyle w:val="3"/>
        <w:rPr>
          <w:rFonts w:hint="eastAsia"/>
        </w:rPr>
      </w:pPr>
      <w:r>
        <w:rPr>
          <w:rFonts w:hint="eastAsia"/>
        </w:rPr>
        <w:t xml:space="preserve">15. </w:t>
      </w:r>
      <w:r w:rsidRPr="00472954">
        <w:t xml:space="preserve">BM25 在中⽂要不要分词？ </w:t>
      </w:r>
    </w:p>
    <w:p w14:paraId="4CC6330B" w14:textId="5088DEFB" w:rsidR="007D3C81" w:rsidRDefault="00472954" w:rsidP="00C51CED">
      <w:pPr>
        <w:rPr>
          <w:rFonts w:hint="eastAsia"/>
        </w:rPr>
      </w:pPr>
      <w:r w:rsidRPr="00472954">
        <w:t>A： 依赖引擎；中⽂常需 分词或 n-gram，否则粒度不当影响效果。</w:t>
      </w:r>
    </w:p>
    <w:p w14:paraId="14B4036A" w14:textId="77777777" w:rsidR="00697E02" w:rsidRDefault="00697E02" w:rsidP="00697E02">
      <w:pPr>
        <w:pStyle w:val="3"/>
        <w:rPr>
          <w:rFonts w:hint="eastAsia"/>
        </w:rPr>
      </w:pPr>
      <w:r>
        <w:rPr>
          <w:rFonts w:hint="eastAsia"/>
        </w:rPr>
        <w:t xml:space="preserve">16. </w:t>
      </w:r>
      <w:r w:rsidR="00AC1950" w:rsidRPr="00AC1950">
        <w:t xml:space="preserve">Cross-Encoder 为何不能替代向量索引？ </w:t>
      </w:r>
    </w:p>
    <w:p w14:paraId="40FA159C" w14:textId="4D717576" w:rsidR="007D3C81" w:rsidRDefault="00AC1950" w:rsidP="00C51CED">
      <w:pPr>
        <w:rPr>
          <w:rFonts w:hint="eastAsia"/>
        </w:rPr>
      </w:pPr>
      <w:r w:rsidRPr="00AC1950">
        <w:t>A： 需对 每个 doc 与 query 运⾏，复杂度⾼，⽆法对百万级全库实时扫描。</w:t>
      </w:r>
    </w:p>
    <w:p w14:paraId="7197126D" w14:textId="77777777" w:rsidR="00697E02" w:rsidRDefault="00697E02" w:rsidP="00697E02">
      <w:pPr>
        <w:pStyle w:val="3"/>
        <w:rPr>
          <w:rFonts w:hint="eastAsia"/>
        </w:rPr>
      </w:pPr>
      <w:r>
        <w:rPr>
          <w:rFonts w:hint="eastAsia"/>
        </w:rPr>
        <w:t xml:space="preserve">17. </w:t>
      </w:r>
      <w:r w:rsidRPr="00697E02">
        <w:t xml:space="preserve">MMR 的 lambda 参数含义？ </w:t>
      </w:r>
    </w:p>
    <w:p w14:paraId="2822E960" w14:textId="2184755C" w:rsidR="007D3C81" w:rsidRDefault="00697E02" w:rsidP="00C51CED">
      <w:pPr>
        <w:rPr>
          <w:rFonts w:hint="eastAsia"/>
        </w:rPr>
      </w:pPr>
      <w:r w:rsidRPr="00697E02">
        <w:t>A： 调节 相关性 vs 多样性；lambda ⼤更偏相关。</w:t>
      </w:r>
    </w:p>
    <w:p w14:paraId="401C24CA" w14:textId="387C9628" w:rsidR="00697E02" w:rsidRDefault="00697E02" w:rsidP="00697E02">
      <w:pPr>
        <w:pStyle w:val="3"/>
        <w:rPr>
          <w:rFonts w:hint="eastAsia"/>
        </w:rPr>
      </w:pPr>
      <w:r>
        <w:rPr>
          <w:rFonts w:hint="eastAsia"/>
        </w:rPr>
        <w:t>18.</w:t>
      </w:r>
      <w:r w:rsidRPr="00697E02">
        <w:t>GraphRAG 解决普通 RAG 的什么痛点？</w:t>
      </w:r>
    </w:p>
    <w:p w14:paraId="1ECAA202" w14:textId="72D3BD90" w:rsidR="007D3C81" w:rsidRDefault="00697E02" w:rsidP="00C51CED">
      <w:pPr>
        <w:rPr>
          <w:rFonts w:hint="eastAsia"/>
        </w:rPr>
      </w:pPr>
      <w:r w:rsidRPr="00697E02">
        <w:t xml:space="preserve"> A： 多跳关系与部分 全局聚合类 问题。</w:t>
      </w:r>
    </w:p>
    <w:p w14:paraId="1AE55E53" w14:textId="77777777" w:rsidR="00697E02" w:rsidRDefault="00697E02" w:rsidP="00697E02">
      <w:pPr>
        <w:pStyle w:val="3"/>
        <w:rPr>
          <w:rFonts w:hint="eastAsia"/>
        </w:rPr>
      </w:pPr>
      <w:r>
        <w:rPr>
          <w:rFonts w:hint="eastAsia"/>
        </w:rPr>
        <w:t xml:space="preserve">19. </w:t>
      </w:r>
      <w:r w:rsidRPr="00697E02">
        <w:t xml:space="preserve">Agentic RAG 与⼀次性 RAG 差异？ </w:t>
      </w:r>
    </w:p>
    <w:p w14:paraId="056C016E" w14:textId="209F50A4" w:rsidR="007D3C81" w:rsidRDefault="00697E02" w:rsidP="00C51CED">
      <w:pPr>
        <w:rPr>
          <w:rFonts w:hint="eastAsia"/>
        </w:rPr>
      </w:pPr>
      <w:r w:rsidRPr="00697E02">
        <w:t>A： 多步⼯具决策与再检索，更灵活更⾼成本。</w:t>
      </w:r>
    </w:p>
    <w:p w14:paraId="126D164F" w14:textId="77777777" w:rsidR="001004E6" w:rsidRDefault="001004E6" w:rsidP="001004E6">
      <w:pPr>
        <w:pStyle w:val="3"/>
        <w:rPr>
          <w:rFonts w:hint="eastAsia"/>
        </w:rPr>
      </w:pPr>
      <w:r>
        <w:rPr>
          <w:rFonts w:hint="eastAsia"/>
        </w:rPr>
        <w:t xml:space="preserve">20. </w:t>
      </w:r>
      <w:r w:rsidRPr="001004E6">
        <w:t xml:space="preserve">如何做低成本在线评估？ </w:t>
      </w:r>
    </w:p>
    <w:p w14:paraId="0A187563" w14:textId="1916955F" w:rsidR="007D3C81" w:rsidRDefault="001004E6" w:rsidP="00C51CED">
      <w:pPr>
        <w:rPr>
          <w:rFonts w:hint="eastAsia"/>
        </w:rPr>
      </w:pPr>
      <w:r w:rsidRPr="001004E6">
        <w:t>A： 采样 + ⽤户反馈（点赞/纠错）+ 弱监督信号（是否点击引⽤）。</w:t>
      </w:r>
    </w:p>
    <w:p w14:paraId="74858CFC" w14:textId="77777777" w:rsidR="001004E6" w:rsidRDefault="001004E6" w:rsidP="001004E6">
      <w:pPr>
        <w:pStyle w:val="3"/>
        <w:rPr>
          <w:rFonts w:hint="eastAsia"/>
        </w:rPr>
      </w:pPr>
      <w:r>
        <w:rPr>
          <w:rFonts w:hint="eastAsia"/>
        </w:rPr>
        <w:t xml:space="preserve">21. </w:t>
      </w:r>
      <w:r w:rsidRPr="001004E6">
        <w:t>索引频繁更新如何保持⼀致性？</w:t>
      </w:r>
    </w:p>
    <w:p w14:paraId="4EB65D7E" w14:textId="55DC03AB" w:rsidR="007D3C81" w:rsidRDefault="001004E6" w:rsidP="00C51CED">
      <w:pPr>
        <w:rPr>
          <w:rFonts w:hint="eastAsia"/>
        </w:rPr>
      </w:pPr>
      <w:r w:rsidRPr="001004E6">
        <w:t xml:space="preserve"> A： 版本号、双写切换、后台重建与灰度；读写分离。</w:t>
      </w:r>
    </w:p>
    <w:p w14:paraId="267E957A" w14:textId="77777777" w:rsidR="00F24AE1" w:rsidRDefault="001004E6" w:rsidP="00F24AE1">
      <w:pPr>
        <w:pStyle w:val="3"/>
        <w:rPr>
          <w:rFonts w:hint="eastAsia"/>
        </w:rPr>
      </w:pPr>
      <w:r>
        <w:rPr>
          <w:rFonts w:hint="eastAsia"/>
        </w:rPr>
        <w:t xml:space="preserve">22. </w:t>
      </w:r>
      <w:r w:rsidRPr="001004E6">
        <w:t xml:space="preserve">如何防⽌ Prompt 注⼊污染 RAG？ </w:t>
      </w:r>
    </w:p>
    <w:p w14:paraId="7F8FDDD5" w14:textId="5986E150" w:rsidR="007D3C81" w:rsidRDefault="001004E6" w:rsidP="00C51CED">
      <w:pPr>
        <w:rPr>
          <w:rFonts w:hint="eastAsia"/>
        </w:rPr>
      </w:pPr>
      <w:r w:rsidRPr="001004E6">
        <w:t>A： ⽂档清洗、权限隔离、输出引⽤限制、检测异常指令模式。</w:t>
      </w:r>
    </w:p>
    <w:p w14:paraId="7B3B5336" w14:textId="77777777" w:rsidR="00F24AE1" w:rsidRDefault="00F24AE1" w:rsidP="00F24AE1">
      <w:pPr>
        <w:pStyle w:val="3"/>
        <w:rPr>
          <w:rFonts w:hint="eastAsia"/>
        </w:rPr>
      </w:pPr>
      <w:r>
        <w:rPr>
          <w:rFonts w:hint="eastAsia"/>
        </w:rPr>
        <w:t xml:space="preserve">23. </w:t>
      </w:r>
      <w:r w:rsidRPr="00F24AE1">
        <w:t xml:space="preserve">⻓上下⽂模型出现后 RAG 会消失吗？ </w:t>
      </w:r>
    </w:p>
    <w:p w14:paraId="1CBA00EF" w14:textId="59CF27EB" w:rsidR="001004E6" w:rsidRDefault="00F24AE1" w:rsidP="00C51CED">
      <w:pPr>
        <w:rPr>
          <w:rFonts w:hint="eastAsia"/>
        </w:rPr>
      </w:pPr>
      <w:r w:rsidRPr="00F24AE1">
        <w:t>A： 不会；私域数据规模与成本、检索聚焦证据、合规审计仍需要 RAG 范式</w:t>
      </w:r>
    </w:p>
    <w:p w14:paraId="7056D839" w14:textId="6DE93172" w:rsidR="001A2F16" w:rsidRDefault="001A2F16" w:rsidP="001A2F16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24. </w:t>
      </w:r>
      <w:r w:rsidRPr="001A2F16">
        <w:t xml:space="preserve">多模态 RAG 要点？ </w:t>
      </w:r>
    </w:p>
    <w:p w14:paraId="11BBB43B" w14:textId="35649FE5" w:rsidR="001004E6" w:rsidRDefault="001A2F16" w:rsidP="00C51CED">
      <w:pPr>
        <w:rPr>
          <w:rFonts w:hint="eastAsia"/>
        </w:rPr>
      </w:pPr>
      <w:r w:rsidRPr="001A2F16">
        <w:t>A： 图像/表格编码、跨模态对⻬、与⽂本混合索引与路由。</w:t>
      </w:r>
    </w:p>
    <w:p w14:paraId="71FF6416" w14:textId="2C471B74" w:rsidR="001004E6" w:rsidRDefault="001A2F16" w:rsidP="001A2F16">
      <w:pPr>
        <w:pStyle w:val="1"/>
        <w:rPr>
          <w:rFonts w:hint="eastAsia"/>
        </w:rPr>
      </w:pPr>
      <w:r w:rsidRPr="001A2F16">
        <w:t>⼯具调⽤（Tool / Function Calling）</w:t>
      </w:r>
    </w:p>
    <w:p w14:paraId="069E6489" w14:textId="3C141E03" w:rsidR="001004E6" w:rsidRDefault="001A2F16" w:rsidP="001A2F16">
      <w:pPr>
        <w:pStyle w:val="2"/>
        <w:rPr>
          <w:rFonts w:hint="eastAsia"/>
        </w:rPr>
      </w:pPr>
      <w:r w:rsidRPr="001A2F16">
        <w:t>Function Calling 基础</w:t>
      </w:r>
    </w:p>
    <w:p w14:paraId="645A81FC" w14:textId="3F573C57" w:rsidR="007D3C81" w:rsidRDefault="001A2F16" w:rsidP="001A2F16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1A2F16">
        <w:t>什么是 Function Calling</w:t>
      </w:r>
    </w:p>
    <w:p w14:paraId="5B891497" w14:textId="25B8F6A6" w:rsidR="007D3C81" w:rsidRDefault="00A100C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3DB16F2" wp14:editId="2B5545E3">
            <wp:extent cx="5274310" cy="1342390"/>
            <wp:effectExtent l="0" t="0" r="2540" b="0"/>
            <wp:docPr id="1510585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59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CF01" w14:textId="323BC677" w:rsidR="00F90CED" w:rsidRDefault="00A100C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A399787" wp14:editId="45636AD2">
            <wp:extent cx="5274310" cy="1215390"/>
            <wp:effectExtent l="0" t="0" r="2540" b="3810"/>
            <wp:docPr id="125311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98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0595" w14:textId="26CCE11F" w:rsidR="00C41382" w:rsidRDefault="003B41EA" w:rsidP="003B41EA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Pr="003B41EA">
        <w:t>OpenAI Function Calling 的⼯作原理</w:t>
      </w:r>
    </w:p>
    <w:p w14:paraId="4E457061" w14:textId="48450701" w:rsidR="00C41382" w:rsidRDefault="003B41EA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B2A9864" wp14:editId="0F877051">
            <wp:extent cx="5274310" cy="3194685"/>
            <wp:effectExtent l="0" t="0" r="2540" b="5715"/>
            <wp:docPr id="1656372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215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DFE5" w14:textId="77777777" w:rsidR="0044606C" w:rsidRDefault="0044606C" w:rsidP="0044606C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44606C">
        <w:t xml:space="preserve">OpenAI 的 Function Calling ⼤致流程是什么？ </w:t>
      </w:r>
    </w:p>
    <w:p w14:paraId="6B8B123C" w14:textId="103BB2A3" w:rsidR="003B41EA" w:rsidRDefault="0044606C" w:rsidP="00C51CED">
      <w:pPr>
        <w:rPr>
          <w:rFonts w:hint="eastAsia"/>
        </w:rPr>
      </w:pPr>
      <w:r w:rsidRPr="0044606C">
        <w:t>标准答案（A）：客户端把⼯具定义（名称、描述、参数 JSON Schema）随对话发给 API；模型在 需要时返回 tool_calls ；宿主解析并执⾏真实函数；将结果以 tool ⻆⾊消息写回并再次调 ⽤ API；直到模型不再请求⼯具或达到轮次上限。核⼼是「模型只负责决策与参数，执⾏在应⽤ 侧」</w:t>
      </w:r>
    </w:p>
    <w:p w14:paraId="2B8F4ECD" w14:textId="77777777" w:rsidR="0044606C" w:rsidRDefault="0044606C" w:rsidP="0044606C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44606C">
        <w:t xml:space="preserve">tool_choice 有什么⽤？ </w:t>
      </w:r>
    </w:p>
    <w:p w14:paraId="3F2DE5D9" w14:textId="2582F21F" w:rsidR="003B41EA" w:rsidRDefault="0044606C" w:rsidP="00C51CED">
      <w:pPr>
        <w:rPr>
          <w:rFonts w:hint="eastAsia"/>
        </w:rPr>
      </w:pPr>
      <w:r w:rsidRPr="0044606C">
        <w:t>答：auto 由模型决定； none 禁⽌⼯具； required 强制⾄少调⽤⼀次；也可指定某个 function 强制调⽤。⽤于调试、合规场景（必须⾛某⼯具）或 A/B。</w:t>
      </w:r>
    </w:p>
    <w:p w14:paraId="4568154C" w14:textId="77777777" w:rsidR="0044606C" w:rsidRDefault="0044606C" w:rsidP="0044606C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44606C">
        <w:t xml:space="preserve">和 RAG 的关系？ </w:t>
      </w:r>
    </w:p>
    <w:p w14:paraId="10A69487" w14:textId="73CAC803" w:rsidR="003B41EA" w:rsidRDefault="0044606C" w:rsidP="00C51CED">
      <w:pPr>
        <w:rPr>
          <w:rFonts w:hint="eastAsia"/>
        </w:rPr>
      </w:pPr>
      <w:r w:rsidRPr="0044606C">
        <w:t>答：RAG 是「检索再⽣成」；Function Calling 是「模型选择动作」。常组合：检索⽤⼯具或向 量库，⽣成阶段再决定是否调⽤计算器/数据库。</w:t>
      </w:r>
    </w:p>
    <w:p w14:paraId="54903D71" w14:textId="2E47AA88" w:rsidR="003B41EA" w:rsidRDefault="00B34039" w:rsidP="00B34039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6. </w:t>
      </w:r>
      <w:r w:rsidRPr="00B34039">
        <w:t>函数定义（JSON Schema）</w:t>
      </w:r>
    </w:p>
    <w:p w14:paraId="493E03DE" w14:textId="4E022C14" w:rsidR="003B41EA" w:rsidRDefault="00B34039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461DDA6" wp14:editId="22EE846E">
            <wp:extent cx="5274310" cy="2711450"/>
            <wp:effectExtent l="0" t="0" r="2540" b="0"/>
            <wp:docPr id="248435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577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4B45" w14:textId="77777777" w:rsidR="00926DC3" w:rsidRDefault="00926DC3" w:rsidP="00926DC3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926DC3">
        <w:t xml:space="preserve">为什么⽤ JSON Schema 描述参数？ </w:t>
      </w:r>
    </w:p>
    <w:p w14:paraId="58AC400F" w14:textId="71FCC3ED" w:rsidR="003B41EA" w:rsidRDefault="00926DC3" w:rsidP="00C51CED">
      <w:pPr>
        <w:rPr>
          <w:rFonts w:hint="eastAsia"/>
        </w:rPr>
      </w:pPr>
      <w:r w:rsidRPr="00926DC3">
        <w:t>A：三⽅⾯——（1）跨语⾔标准，各 SDK 统⼀；（2）可⾃动校验，避免脏参数进业务；（3）作为 模型「字段说明」，减少胡编参数名。缺点是 Schema 过⻓会占 token，需要精简描述或⼯具路 由。</w:t>
      </w:r>
    </w:p>
    <w:p w14:paraId="003DAF6B" w14:textId="77777777" w:rsidR="00022072" w:rsidRDefault="00022072" w:rsidP="00022072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022072">
        <w:t xml:space="preserve">必填字段怎么表示？ </w:t>
      </w:r>
    </w:p>
    <w:p w14:paraId="375542BB" w14:textId="49F968FE" w:rsidR="003B41EA" w:rsidRDefault="00022072" w:rsidP="00C51CED">
      <w:pPr>
        <w:rPr>
          <w:rFonts w:hint="eastAsia"/>
        </w:rPr>
      </w:pPr>
      <w:r w:rsidRPr="00022072">
        <w:t>答：在 JSON Schema ⾥⽤ required: ["a","b"] ，同时 properties ⾥声明各字段 type 。OpenAI ⼯具格式与 JSON Schema Draft 兼容（具体以⼚商⽂档为准）。</w:t>
      </w:r>
    </w:p>
    <w:p w14:paraId="27AC41F0" w14:textId="518F6BA8" w:rsidR="003B41EA" w:rsidRDefault="00575359" w:rsidP="00575359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575359">
        <w:t>模型如何决定调⽤哪个函数</w:t>
      </w:r>
    </w:p>
    <w:p w14:paraId="080C8242" w14:textId="01BB4DFD" w:rsidR="003B41EA" w:rsidRDefault="00575359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9AB9C02" wp14:editId="7C3B3742">
            <wp:extent cx="5274310" cy="375285"/>
            <wp:effectExtent l="0" t="0" r="2540" b="5715"/>
            <wp:docPr id="165515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509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518D" w14:textId="32B8F0A2" w:rsidR="003B41EA" w:rsidRDefault="00575359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BF44AC5" wp14:editId="05CD6782">
            <wp:extent cx="5274310" cy="1849120"/>
            <wp:effectExtent l="0" t="0" r="2540" b="0"/>
            <wp:docPr id="123285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97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3BF1" w14:textId="77777777" w:rsidR="001A4BE4" w:rsidRDefault="001A4BE4" w:rsidP="001A4BE4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10. </w:t>
      </w:r>
      <w:r w:rsidRPr="001A4BE4">
        <w:t xml:space="preserve">模型选错⼯具怎么办？ </w:t>
      </w:r>
    </w:p>
    <w:p w14:paraId="283DEACB" w14:textId="1C9254E3" w:rsidR="003B41EA" w:rsidRDefault="001A4BE4" w:rsidP="00C51CED">
      <w:pPr>
        <w:rPr>
          <w:rFonts w:hint="eastAsia"/>
        </w:rPr>
      </w:pPr>
      <w:r w:rsidRPr="001A4BE4">
        <w:t>A：⼯程上（1）优化 description 与示例边界；（2）⼯具路由缩⼩候选集；（3）执⾏前做规则 校验或⼆次确认；（4）对⾼⻛险操作要求⼈类确认；（5）记录 bad case 做 prompt 迭代。不能 假设模型 100% 正确。</w:t>
      </w:r>
    </w:p>
    <w:p w14:paraId="4958A419" w14:textId="3EF5EEF6" w:rsidR="003B41EA" w:rsidRDefault="00A87ADC" w:rsidP="00A87ADC">
      <w:pPr>
        <w:pStyle w:val="3"/>
        <w:rPr>
          <w:rFonts w:hint="eastAsia"/>
        </w:rPr>
      </w:pPr>
      <w:r>
        <w:rPr>
          <w:rFonts w:hint="eastAsia"/>
        </w:rPr>
        <w:t xml:space="preserve">11. </w:t>
      </w:r>
      <w:r w:rsidRPr="00A87ADC">
        <w:t>参数提取与验证</w:t>
      </w:r>
    </w:p>
    <w:p w14:paraId="48E77D41" w14:textId="477931EA" w:rsidR="003B41EA" w:rsidRDefault="00A87ADC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F7CC004" wp14:editId="113071BB">
            <wp:extent cx="5274310" cy="2063115"/>
            <wp:effectExtent l="0" t="0" r="2540" b="0"/>
            <wp:docPr id="186606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555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A6B" w14:textId="77777777" w:rsidR="00510281" w:rsidRDefault="00510281" w:rsidP="00510281">
      <w:pPr>
        <w:pStyle w:val="3"/>
        <w:rPr>
          <w:rFonts w:hint="eastAsia"/>
        </w:rPr>
      </w:pPr>
      <w:r>
        <w:rPr>
          <w:rFonts w:hint="eastAsia"/>
        </w:rPr>
        <w:t xml:space="preserve">12. </w:t>
      </w:r>
      <w:r w:rsidRPr="00510281">
        <w:t xml:space="preserve">如何做参数校验？ </w:t>
      </w:r>
    </w:p>
    <w:p w14:paraId="33B3403B" w14:textId="2A6CD806" w:rsidR="003B41EA" w:rsidRDefault="00510281" w:rsidP="00C51CED">
      <w:pPr>
        <w:rPr>
          <w:rFonts w:hint="eastAsia"/>
        </w:rPr>
      </w:pPr>
      <w:r w:rsidRPr="00510281">
        <w:t>A：分层——语法层 json.loads ；结构层 jsonschema.validate ；语义层业务函数（如⽤户 ID 是否存在）；安全层鉴权与输⼊清洗（⻅第 6 节）。</w:t>
      </w:r>
    </w:p>
    <w:p w14:paraId="0F23FD0F" w14:textId="77777777" w:rsidR="006C613E" w:rsidRDefault="006C613E" w:rsidP="006C613E">
      <w:pPr>
        <w:pStyle w:val="3"/>
        <w:rPr>
          <w:rFonts w:hint="eastAsia"/>
        </w:rPr>
      </w:pPr>
      <w:r>
        <w:rPr>
          <w:rFonts w:hint="eastAsia"/>
        </w:rPr>
        <w:t xml:space="preserve">13. </w:t>
      </w:r>
      <w:r w:rsidRPr="006C613E">
        <w:t>为什么要循环 for _ in range(5) ？</w:t>
      </w:r>
    </w:p>
    <w:p w14:paraId="543C8A24" w14:textId="5D25D332" w:rsidR="003B41EA" w:rsidRDefault="006C613E" w:rsidP="00C51CED">
      <w:pPr>
        <w:rPr>
          <w:rFonts w:hint="eastAsia"/>
        </w:rPr>
      </w:pPr>
      <w:r w:rsidRPr="006C613E">
        <w:t xml:space="preserve"> 答：多轮⼯具调⽤（先查列表再查详情）需要多次 API；上限防⽌逻辑错误导致⽆限循环。</w:t>
      </w:r>
    </w:p>
    <w:p w14:paraId="4FFFFC11" w14:textId="77777777" w:rsidR="006C613E" w:rsidRDefault="006C613E" w:rsidP="006C613E">
      <w:pPr>
        <w:pStyle w:val="3"/>
        <w:rPr>
          <w:rFonts w:hint="eastAsia"/>
        </w:rPr>
      </w:pPr>
      <w:r>
        <w:rPr>
          <w:rFonts w:hint="eastAsia"/>
        </w:rPr>
        <w:t xml:space="preserve">14. </w:t>
      </w:r>
      <w:r w:rsidRPr="006C613E">
        <w:t xml:space="preserve">tool_call_id 作⽤？ </w:t>
      </w:r>
    </w:p>
    <w:p w14:paraId="72C7D985" w14:textId="6B2044E5" w:rsidR="003B41EA" w:rsidRDefault="006C613E" w:rsidP="00C51CED">
      <w:pPr>
        <w:rPr>
          <w:rFonts w:hint="eastAsia"/>
        </w:rPr>
      </w:pPr>
      <w:r w:rsidRPr="006C613E">
        <w:t>答：把⼯具结果与某次 tool_calls 中的条⽬⼀⼀对应，⽀持并⾏多个调⽤。</w:t>
      </w:r>
    </w:p>
    <w:p w14:paraId="6B195098" w14:textId="0EEC612E" w:rsidR="003B41EA" w:rsidRDefault="006C613E" w:rsidP="006C613E">
      <w:pPr>
        <w:pStyle w:val="2"/>
        <w:rPr>
          <w:rFonts w:hint="eastAsia"/>
        </w:rPr>
      </w:pPr>
      <w:r w:rsidRPr="006C613E">
        <w:lastRenderedPageBreak/>
        <w:t>Tool Use / Tool Calling</w:t>
      </w:r>
    </w:p>
    <w:p w14:paraId="7C6945EA" w14:textId="3D7D2A3A" w:rsidR="003B41EA" w:rsidRDefault="006C613E" w:rsidP="006C613E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6C613E">
        <w:t>Tool 的定义与注册</w:t>
      </w:r>
    </w:p>
    <w:p w14:paraId="7FB1E30C" w14:textId="66BD6397" w:rsidR="003B41EA" w:rsidRDefault="006C613E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AA295F7" wp14:editId="3210065F">
            <wp:extent cx="5274310" cy="1876425"/>
            <wp:effectExtent l="0" t="0" r="2540" b="9525"/>
            <wp:docPr id="182585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675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4FE0" w14:textId="77777777" w:rsidR="00363593" w:rsidRDefault="00363593" w:rsidP="00A63350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363593">
        <w:t xml:space="preserve">Tool 与业务⾥的普通 Python 函数有何不同？ </w:t>
      </w:r>
    </w:p>
    <w:p w14:paraId="163ABAFE" w14:textId="7311142F" w:rsidR="003B41EA" w:rsidRDefault="00363593" w:rsidP="00C51CED">
      <w:pPr>
        <w:rPr>
          <w:rFonts w:hint="eastAsia"/>
        </w:rPr>
      </w:pPr>
      <w:r w:rsidRPr="00363593">
        <w:t>A：Tool 多了⾯向模型的元数据（描述、Schema）和统⼀执⾏接⼝（记录⽇志、超时、权限）。 业务函数关注领域逻辑；Tool 是 Agent 可调度的「外壳」</w:t>
      </w:r>
    </w:p>
    <w:p w14:paraId="1D927A8D" w14:textId="6A668A39" w:rsidR="003B41EA" w:rsidRDefault="00A63350" w:rsidP="00A63350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A63350">
        <w:t>⼯具描述的最佳实践</w:t>
      </w:r>
    </w:p>
    <w:p w14:paraId="4C32242A" w14:textId="6DCE4D11" w:rsidR="00A63350" w:rsidRDefault="00A63350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E6F798B" wp14:editId="51B9ED60">
            <wp:extent cx="5274310" cy="1831975"/>
            <wp:effectExtent l="0" t="0" r="2540" b="0"/>
            <wp:docPr id="187981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823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F871" w14:textId="54C9FE53" w:rsidR="005B5183" w:rsidRDefault="005B5183" w:rsidP="005B5183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5B5183">
        <w:t xml:space="preserve">描述太⻓怎么办？ </w:t>
      </w:r>
    </w:p>
    <w:p w14:paraId="7ED98A34" w14:textId="33832E0D" w:rsidR="00A63350" w:rsidRDefault="005B5183" w:rsidP="00C51CED">
      <w:pPr>
        <w:rPr>
          <w:rFonts w:hint="eastAsia"/>
        </w:rPr>
      </w:pPr>
      <w:r w:rsidRPr="005B5183">
        <w:t>答：分层——核⼼描述保持短；细节放parameter.description ；超⼤⼯具集⽤路由先筛选</w:t>
      </w:r>
    </w:p>
    <w:p w14:paraId="320D9C6E" w14:textId="320E0D76" w:rsidR="00A63350" w:rsidRPr="005B5183" w:rsidRDefault="005B5183" w:rsidP="005B5183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5B5183">
        <w:t>⼯具参数设计</w:t>
      </w:r>
    </w:p>
    <w:p w14:paraId="091C8BE0" w14:textId="14668D26" w:rsidR="00A63350" w:rsidRDefault="005B5183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D41A5B3" wp14:editId="73C72B69">
            <wp:extent cx="5274310" cy="1606550"/>
            <wp:effectExtent l="0" t="0" r="2540" b="0"/>
            <wp:docPr id="1735174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7475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7305" w14:textId="280CCE81" w:rsidR="00A63350" w:rsidRDefault="00DA7A2C" w:rsidP="00DA7A2C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DA7A2C">
        <w:t>⼯具返回值处理</w:t>
      </w:r>
    </w:p>
    <w:p w14:paraId="0D7EF25D" w14:textId="6DD542C1" w:rsidR="00A63350" w:rsidRDefault="00DA7A2C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96EE51E" wp14:editId="0EAB3482">
            <wp:extent cx="5274310" cy="1288415"/>
            <wp:effectExtent l="0" t="0" r="2540" b="6985"/>
            <wp:docPr id="159046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647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7FCD" w14:textId="41FC7FEA" w:rsidR="00A63350" w:rsidRDefault="00DA7A2C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EC40263" wp14:editId="109C434B">
            <wp:extent cx="4142857" cy="295238"/>
            <wp:effectExtent l="0" t="0" r="0" b="0"/>
            <wp:docPr id="147961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165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B729" w14:textId="25BAEE15" w:rsidR="00A63350" w:rsidRDefault="00DA7A2C" w:rsidP="00DA7A2C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DA7A2C">
        <w:t>⼯具返回 10MB ⽇志怎么办？</w:t>
      </w:r>
    </w:p>
    <w:p w14:paraId="10FCCCB1" w14:textId="499F7CB5" w:rsidR="00A63350" w:rsidRDefault="00DA7A2C" w:rsidP="00C51CED">
      <w:pPr>
        <w:rPr>
          <w:rFonts w:hint="eastAsia"/>
        </w:rPr>
      </w:pPr>
      <w:r w:rsidRPr="00DA7A2C">
        <w:t>A：不应直接返回。应（1）截断 + 摘要；（2）写⼊对象存储返回链接；（3）提供 等缩⼩⼯具；（4）向量索引仅检索相关⽚段。</w:t>
      </w:r>
    </w:p>
    <w:p w14:paraId="425B3B63" w14:textId="3E5CAED8" w:rsidR="00A63350" w:rsidRDefault="00A00779" w:rsidP="00A00779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A00779">
        <w:t>错误处理与重试</w:t>
      </w:r>
    </w:p>
    <w:p w14:paraId="0725B060" w14:textId="65EFA13D" w:rsidR="00A63350" w:rsidRDefault="00A00779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509881D" wp14:editId="6C32EEF7">
            <wp:extent cx="5274310" cy="1605915"/>
            <wp:effectExtent l="0" t="0" r="2540" b="0"/>
            <wp:docPr id="1482187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700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E28B" w14:textId="77777777" w:rsidR="000B50D3" w:rsidRDefault="000B50D3" w:rsidP="000B50D3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0B50D3">
        <w:t xml:space="preserve">@ tool 和⼿写 StructuredTool 区别？ </w:t>
      </w:r>
    </w:p>
    <w:p w14:paraId="3B741D12" w14:textId="3DAD4063" w:rsidR="00A63350" w:rsidRDefault="000B50D3" w:rsidP="00C51CED">
      <w:pPr>
        <w:rPr>
          <w:rFonts w:hint="eastAsia"/>
        </w:rPr>
      </w:pPr>
      <w:r w:rsidRPr="000B50D3">
        <w:t>答：@ tool 从 docstring 推断描述与参数，开发快；复杂 Schema 或需⾃定义校验</w:t>
      </w:r>
      <w:r w:rsidRPr="000B50D3">
        <w:lastRenderedPageBreak/>
        <w:t>时⽤ StructuredTool 更可控。</w:t>
      </w:r>
    </w:p>
    <w:p w14:paraId="07332694" w14:textId="67923154" w:rsidR="00A00779" w:rsidRDefault="00EB7FFD" w:rsidP="00EB7FFD">
      <w:pPr>
        <w:pStyle w:val="2"/>
        <w:rPr>
          <w:rFonts w:hint="eastAsia"/>
        </w:rPr>
      </w:pPr>
      <w:r w:rsidRPr="00EB7FFD">
        <w:t>MCP 协议（Model Context Protocol）</w:t>
      </w:r>
    </w:p>
    <w:p w14:paraId="66424782" w14:textId="1A6E47A6" w:rsidR="00A00779" w:rsidRDefault="00EB7FFD" w:rsidP="00EB7FFD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EB7FFD">
        <w:t>MCP 是什么</w:t>
      </w:r>
    </w:p>
    <w:p w14:paraId="74EF31B0" w14:textId="463224A9" w:rsidR="00A00779" w:rsidRDefault="00EB7FF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CB531A7" wp14:editId="05141C42">
            <wp:extent cx="5274310" cy="1812290"/>
            <wp:effectExtent l="0" t="0" r="2540" b="0"/>
            <wp:docPr id="1656317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755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7C6D" w14:textId="00C2027C" w:rsidR="00A63350" w:rsidRDefault="00EB7FFD" w:rsidP="00EB7FFD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EB7FFD">
        <w:t>核⼼组件：Client、Server、Transport</w:t>
      </w:r>
    </w:p>
    <w:p w14:paraId="1764ED6E" w14:textId="224F5BE1" w:rsidR="00A63350" w:rsidRDefault="001757C6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9848D78" wp14:editId="3A87B90F">
            <wp:extent cx="5274310" cy="3274695"/>
            <wp:effectExtent l="0" t="0" r="2540" b="1905"/>
            <wp:docPr id="138289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328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E327" w14:textId="77777777" w:rsidR="00755F3F" w:rsidRDefault="00755F3F" w:rsidP="00755F3F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755F3F">
        <w:t xml:space="preserve">MCP ⾥ Client 和你在 OpenAI ⾥写的「执⾏⼯具的 Python 代码」是什么关系？ </w:t>
      </w:r>
    </w:p>
    <w:p w14:paraId="7CAC9095" w14:textId="24A3AEA0" w:rsidR="00A63350" w:rsidRDefault="00755F3F" w:rsidP="00C51CED">
      <w:pPr>
        <w:rPr>
          <w:rFonts w:hint="eastAsia"/>
        </w:rPr>
      </w:pPr>
      <w:r w:rsidRPr="00755F3F">
        <w:t>A：OpenAI 场景下你⼿写 run_tool；MCP 下 Client 把远端/⼦进程 Server 的⼯具列表拉平， 调⽤时按协议发 RPC，结果再转成 tool 消息。你仍要写 Host 逻辑，但⼯具实现可独⽴进程、 独⽴语⾔。</w:t>
      </w:r>
    </w:p>
    <w:p w14:paraId="6E14AF8E" w14:textId="44999ED6" w:rsidR="00A63350" w:rsidRDefault="007E03BB" w:rsidP="007E03BB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7E03BB">
        <w:t>MCP vs Function Calling 的区别</w:t>
      </w:r>
    </w:p>
    <w:p w14:paraId="511805F4" w14:textId="1FBD8FCF" w:rsidR="00A63350" w:rsidRDefault="007E03BB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642BCC2" wp14:editId="64C9CC4E">
            <wp:extent cx="5274310" cy="2522220"/>
            <wp:effectExtent l="0" t="0" r="2540" b="0"/>
            <wp:docPr id="893832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222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9EBE" w14:textId="30199B34" w:rsidR="00A63350" w:rsidRDefault="00C43DC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163E019" wp14:editId="5F92CE80">
            <wp:extent cx="5274310" cy="476885"/>
            <wp:effectExtent l="0" t="0" r="2540" b="0"/>
            <wp:docPr id="1135393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380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3505" w14:textId="0DFA9DFA" w:rsidR="00A63350" w:rsidRDefault="003C4050" w:rsidP="003C4050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3C4050">
        <w:t>MCP 的优势</w:t>
      </w:r>
    </w:p>
    <w:p w14:paraId="2C5413F1" w14:textId="5A2B4A6C" w:rsidR="00A63350" w:rsidRDefault="003C4050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9D2E96D" wp14:editId="3B51CC6C">
            <wp:extent cx="4619048" cy="1809524"/>
            <wp:effectExtent l="0" t="0" r="0" b="635"/>
            <wp:docPr id="1935041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177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36AF" w14:textId="77777777" w:rsidR="002E603A" w:rsidRDefault="002E603A" w:rsidP="002E603A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2E603A">
        <w:t xml:space="preserve">MCP 和 OpenAPI ⽹关区别？ </w:t>
      </w:r>
    </w:p>
    <w:p w14:paraId="09BA982D" w14:textId="5902173C" w:rsidR="00C41382" w:rsidRDefault="002E603A" w:rsidP="00C51CED">
      <w:pPr>
        <w:rPr>
          <w:rFonts w:hint="eastAsia"/>
        </w:rPr>
      </w:pPr>
      <w:r w:rsidRPr="002E603A">
        <w:t>答：OpenAPI ⾯向通⽤ HTTP 客户端；MCP ⾯向 AI Host 与模型⼯具循环，带会话、资源、 提示等 AI 原⽣语义。</w:t>
      </w:r>
    </w:p>
    <w:p w14:paraId="2D7548C0" w14:textId="0C0A8CF0" w:rsidR="0002606E" w:rsidRDefault="002E603A" w:rsidP="002E603A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7. </w:t>
      </w:r>
      <w:r w:rsidRPr="002E603A">
        <w:t>MCP 在企业级应⽤中的价值</w:t>
      </w:r>
    </w:p>
    <w:p w14:paraId="245951B4" w14:textId="71735EF2" w:rsidR="0002606E" w:rsidRDefault="002E603A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20E646B" wp14:editId="2D2F5C7A">
            <wp:extent cx="5180952" cy="1838095"/>
            <wp:effectExtent l="0" t="0" r="1270" b="0"/>
            <wp:docPr id="41158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371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39EB" w14:textId="344E956D" w:rsidR="0002606E" w:rsidRDefault="002D45A1" w:rsidP="002D45A1">
      <w:pPr>
        <w:pStyle w:val="3"/>
        <w:rPr>
          <w:rFonts w:hint="eastAsia"/>
        </w:rPr>
      </w:pPr>
      <w:r>
        <w:rPr>
          <w:rFonts w:hint="eastAsia"/>
        </w:rPr>
        <w:t>8. RPC是什么</w:t>
      </w:r>
    </w:p>
    <w:p w14:paraId="748614ED" w14:textId="77777777" w:rsidR="002D45A1" w:rsidRPr="002D45A1" w:rsidRDefault="002D45A1" w:rsidP="002D45A1">
      <w:pPr>
        <w:rPr>
          <w:rFonts w:hint="eastAsia"/>
        </w:rPr>
      </w:pPr>
      <w:r w:rsidRPr="002D45A1">
        <w:rPr>
          <w:b/>
          <w:bCs/>
        </w:rPr>
        <w:t>RPC（远程过程调用）</w:t>
      </w:r>
      <w:r w:rsidRPr="002D45A1">
        <w:t> 是一种通信协议，它允许程序调用位于不同地址空间的子程序，而无须程序员显式编写远程交互的细节。</w:t>
      </w:r>
    </w:p>
    <w:p w14:paraId="56DDC77A" w14:textId="77777777" w:rsidR="002D45A1" w:rsidRPr="002D45A1" w:rsidRDefault="002D45A1" w:rsidP="002D45A1">
      <w:pPr>
        <w:rPr>
          <w:rFonts w:hint="eastAsia"/>
        </w:rPr>
      </w:pPr>
      <w:r w:rsidRPr="002D45A1">
        <w:t>在 </w:t>
      </w:r>
      <w:r w:rsidRPr="002D45A1">
        <w:rPr>
          <w:b/>
          <w:bCs/>
        </w:rPr>
        <w:t>MCP（Model Context Protocol）</w:t>
      </w:r>
      <w:r w:rsidRPr="002D45A1">
        <w:t> 的语境下，RPC 的价值在于实现了 </w:t>
      </w:r>
      <w:r w:rsidRPr="002D45A1">
        <w:rPr>
          <w:b/>
          <w:bCs/>
        </w:rPr>
        <w:t>‘工具实现’与‘模型编排’的彻底解耦</w:t>
      </w:r>
      <w:r w:rsidRPr="002D45A1">
        <w:t>。</w:t>
      </w:r>
    </w:p>
    <w:p w14:paraId="153A6512" w14:textId="77777777" w:rsidR="002D45A1" w:rsidRDefault="002D45A1" w:rsidP="002D45A1">
      <w:pPr>
        <w:rPr>
          <w:rFonts w:hint="eastAsia"/>
        </w:rPr>
      </w:pPr>
      <w:r w:rsidRPr="002D45A1">
        <w:t>传统的 OpenAI 工具调用通常是本地函数调用；而 MCP 客户端通过 </w:t>
      </w:r>
      <w:r w:rsidRPr="002D45A1">
        <w:rPr>
          <w:b/>
          <w:bCs/>
        </w:rPr>
        <w:t>JSON-RPC</w:t>
      </w:r>
      <w:r w:rsidRPr="002D45A1">
        <w:t> 与独立的工具服务器通信。这意味着我们可以跨语言（如 Python 调用 Node.js 工具）、跨进程甚至跨服务器进行工具集成。这种架构不仅增强了系统的</w:t>
      </w:r>
      <w:r w:rsidRPr="002D45A1">
        <w:rPr>
          <w:b/>
          <w:bCs/>
        </w:rPr>
        <w:t>可扩展性</w:t>
      </w:r>
      <w:r w:rsidRPr="002D45A1">
        <w:t>，还利用 RPC 屏蔽了底层网络通信的复杂性，使得 Agent 的工具库可以像微服务一样独立部署和维护。</w:t>
      </w:r>
    </w:p>
    <w:p w14:paraId="3EE265D9" w14:textId="4239BBCF" w:rsidR="00236199" w:rsidRPr="002D45A1" w:rsidRDefault="00236199" w:rsidP="00236199">
      <w:pPr>
        <w:pStyle w:val="3"/>
        <w:rPr>
          <w:rFonts w:hint="eastAsia"/>
        </w:rPr>
      </w:pPr>
      <w:r>
        <w:rPr>
          <w:rFonts w:hint="eastAsia"/>
        </w:rPr>
        <w:t>9. 数据中台是什么</w:t>
      </w:r>
    </w:p>
    <w:p w14:paraId="2EAC4DED" w14:textId="77777777" w:rsidR="00236199" w:rsidRPr="00236199" w:rsidRDefault="00236199" w:rsidP="00236199">
      <w:pPr>
        <w:rPr>
          <w:rFonts w:hint="eastAsia"/>
        </w:rPr>
      </w:pPr>
      <w:r w:rsidRPr="00236199">
        <w:rPr>
          <w:b/>
          <w:bCs/>
        </w:rPr>
        <w:t>数据中台</w:t>
      </w:r>
      <w:r w:rsidRPr="00236199">
        <w:t>是企业级的数据集成、治理和服务平台。它的核心思想是**‘数据资产化’</w:t>
      </w:r>
      <w:r w:rsidRPr="00236199">
        <w:rPr>
          <w:b/>
          <w:bCs/>
        </w:rPr>
        <w:t>和</w:t>
      </w:r>
      <w:r w:rsidRPr="00236199">
        <w:t>‘资产服务化’**。</w:t>
      </w:r>
    </w:p>
    <w:p w14:paraId="23363C0A" w14:textId="77777777" w:rsidR="00236199" w:rsidRPr="00236199" w:rsidRDefault="00236199" w:rsidP="00236199">
      <w:pPr>
        <w:rPr>
          <w:rFonts w:hint="eastAsia"/>
        </w:rPr>
      </w:pPr>
      <w:r w:rsidRPr="00236199">
        <w:t>通过构建统一的 </w:t>
      </w:r>
      <w:r w:rsidRPr="00236199">
        <w:rPr>
          <w:b/>
          <w:bCs/>
        </w:rPr>
        <w:t>元数据管理（Metadata）</w:t>
      </w:r>
      <w:r w:rsidRPr="00236199">
        <w:t>、</w:t>
      </w:r>
      <w:r w:rsidRPr="00236199">
        <w:rPr>
          <w:b/>
          <w:bCs/>
        </w:rPr>
        <w:t>数据血缘</w:t>
      </w:r>
      <w:r w:rsidRPr="00236199">
        <w:t>和</w:t>
      </w:r>
      <w:r w:rsidRPr="00236199">
        <w:rPr>
          <w:b/>
          <w:bCs/>
        </w:rPr>
        <w:t>标准化建模</w:t>
      </w:r>
      <w:r w:rsidRPr="00236199">
        <w:t>，数据中台解决了企业内部的数据孤岛问题。</w:t>
      </w:r>
    </w:p>
    <w:p w14:paraId="72AA1549" w14:textId="77777777" w:rsidR="00236199" w:rsidRPr="00236199" w:rsidRDefault="00236199" w:rsidP="00236199">
      <w:pPr>
        <w:rPr>
          <w:rFonts w:hint="eastAsia"/>
        </w:rPr>
      </w:pPr>
      <w:r w:rsidRPr="00236199">
        <w:t>在 </w:t>
      </w:r>
      <w:r w:rsidRPr="00236199">
        <w:rPr>
          <w:b/>
          <w:bCs/>
        </w:rPr>
        <w:t>LLM Agent</w:t>
      </w:r>
      <w:r w:rsidRPr="00236199">
        <w:t> 的落地场景中，数据中台扮演着‘可靠数据底座’的角色。通过中台封装的 </w:t>
      </w:r>
      <w:r w:rsidRPr="00236199">
        <w:rPr>
          <w:b/>
          <w:bCs/>
        </w:rPr>
        <w:t>API/RPC 服务</w:t>
      </w:r>
      <w:r w:rsidRPr="00236199">
        <w:t>，Agent 可以避开复杂的底层原始数据，直接获取经过清洗和业务校验的指标，从而极大地降低了模型在处理业务数据时的</w:t>
      </w:r>
      <w:r w:rsidRPr="00236199">
        <w:rPr>
          <w:b/>
          <w:bCs/>
        </w:rPr>
        <w:t>幻觉率</w:t>
      </w:r>
      <w:r w:rsidRPr="00236199">
        <w:t>，提升了 </w:t>
      </w:r>
      <w:r w:rsidRPr="00236199">
        <w:rPr>
          <w:b/>
          <w:bCs/>
        </w:rPr>
        <w:t>Tool Calling</w:t>
      </w:r>
      <w:r w:rsidRPr="00236199">
        <w:t> 的准确性。</w:t>
      </w:r>
    </w:p>
    <w:p w14:paraId="01FF8091" w14:textId="77777777" w:rsidR="00236199" w:rsidRPr="00236199" w:rsidRDefault="00236199" w:rsidP="00236199">
      <w:pPr>
        <w:rPr>
          <w:rFonts w:hint="eastAsia"/>
        </w:rPr>
      </w:pPr>
      <w:r w:rsidRPr="00236199">
        <w:t>简单来说，</w:t>
      </w:r>
      <w:r w:rsidRPr="00236199">
        <w:rPr>
          <w:b/>
          <w:bCs/>
        </w:rPr>
        <w:t>数据中台让数据从‘难以触碰的库存’变成了‘随取随用的自来水’。</w:t>
      </w:r>
    </w:p>
    <w:p w14:paraId="5FCD4E04" w14:textId="77777777" w:rsidR="006D17FC" w:rsidRDefault="006D17FC" w:rsidP="006D17FC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10. </w:t>
      </w:r>
      <w:r w:rsidRPr="006D17FC">
        <w:t>企业为什么愿意接 MCP ⽽不是每个业务线⾃⼰写 Function？</w:t>
      </w:r>
    </w:p>
    <w:p w14:paraId="0688D6DA" w14:textId="45EAE7D9" w:rsidR="002D45A1" w:rsidRPr="00236199" w:rsidRDefault="006D17FC" w:rsidP="00C51CED">
      <w:pPr>
        <w:rPr>
          <w:rFonts w:hint="eastAsia"/>
        </w:rPr>
      </w:pPr>
      <w:r w:rsidRPr="006D17FC">
        <w:t xml:space="preserve"> A：降低重复建设、统⼀安全与观测、加快试点（换模型不换⼯具链）、利于平台组与业务组分 ⼯。</w:t>
      </w:r>
    </w:p>
    <w:p w14:paraId="685CDA64" w14:textId="514EA38A" w:rsidR="0002606E" w:rsidRDefault="006D17FC" w:rsidP="006D17FC">
      <w:pPr>
        <w:pStyle w:val="2"/>
        <w:rPr>
          <w:rFonts w:hint="eastAsia"/>
        </w:rPr>
      </w:pPr>
      <w:r w:rsidRPr="006D17FC">
        <w:t>⼯具路由（Tool Routing）</w:t>
      </w:r>
    </w:p>
    <w:p w14:paraId="3D0EC5CA" w14:textId="5CDBE7C8" w:rsidR="0002606E" w:rsidRDefault="006D17FC" w:rsidP="006D17FC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6D17FC">
        <w:t>当⼯具数量多时如何⾼效选择</w:t>
      </w:r>
    </w:p>
    <w:p w14:paraId="3271D73E" w14:textId="4A8E3E1B" w:rsidR="0002606E" w:rsidRDefault="006D17FC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DF161AE" wp14:editId="098B6343">
            <wp:extent cx="5274310" cy="1919605"/>
            <wp:effectExtent l="0" t="0" r="2540" b="4445"/>
            <wp:docPr id="2052065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512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A36C" w14:textId="2351ACC7" w:rsidR="0002606E" w:rsidRDefault="001E771D" w:rsidP="001E771D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1E771D">
        <w:t>基于向量检索的⼯具路由</w:t>
      </w:r>
    </w:p>
    <w:p w14:paraId="757FA209" w14:textId="0A8747DA" w:rsidR="0002606E" w:rsidRDefault="001E771D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2DC32BE" wp14:editId="0F59726C">
            <wp:extent cx="5274310" cy="1611630"/>
            <wp:effectExtent l="0" t="0" r="2540" b="7620"/>
            <wp:docPr id="1092339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996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016D" w14:textId="01AB4814" w:rsidR="0002606E" w:rsidRDefault="00E5793F" w:rsidP="00E5793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Pr="00E5793F">
        <w:t>基于分类模型的⼯具路由</w:t>
      </w:r>
    </w:p>
    <w:p w14:paraId="483DE44F" w14:textId="5ADEDEDE" w:rsidR="0002606E" w:rsidRPr="00E5793F" w:rsidRDefault="00E5793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318D918" wp14:editId="05C590B3">
            <wp:extent cx="5274310" cy="1656715"/>
            <wp:effectExtent l="0" t="0" r="2540" b="635"/>
            <wp:docPr id="940973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318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2CBE" w14:textId="716BC9F8" w:rsidR="00E5793F" w:rsidRDefault="00E5793F" w:rsidP="00E5793F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E5793F">
        <w:t>⼯具分组与层级</w:t>
      </w:r>
    </w:p>
    <w:p w14:paraId="3540FFAE" w14:textId="0138BCB1" w:rsidR="00E5793F" w:rsidRDefault="00E5793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8AB766A" wp14:editId="1CCF4682">
            <wp:extent cx="5274310" cy="1664970"/>
            <wp:effectExtent l="0" t="0" r="2540" b="0"/>
            <wp:docPr id="48559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762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564E" w14:textId="3CB19740" w:rsidR="00E5793F" w:rsidRDefault="00BB2444" w:rsidP="00BB2444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BB2444">
        <w:t>向量路由选出来的⼯具不对怎么兜底？</w:t>
      </w:r>
    </w:p>
    <w:p w14:paraId="3E7A5C6B" w14:textId="444B9662" w:rsidR="00E5793F" w:rsidRDefault="00C324A7" w:rsidP="00C51CED">
      <w:pPr>
        <w:rPr>
          <w:rFonts w:hint="eastAsia"/>
        </w:rPr>
      </w:pPr>
      <w:r w:rsidRPr="00C324A7">
        <w:t>Top-K 调⼤、混合关键词打分、加⼀层 LLM「是否适⽤」⼆分类、允许⽤户澄清、保留「通 ⽤搜索」⼯具作后备。</w:t>
      </w:r>
    </w:p>
    <w:p w14:paraId="473EA1A2" w14:textId="492C9209" w:rsidR="00E5793F" w:rsidRDefault="00BE1C9A" w:rsidP="00BE1C9A">
      <w:pPr>
        <w:pStyle w:val="2"/>
        <w:rPr>
          <w:rFonts w:hint="eastAsia"/>
        </w:rPr>
      </w:pPr>
      <w:r w:rsidRPr="00BE1C9A">
        <w:t>⼯具编排（Tool Orchestration）</w:t>
      </w:r>
    </w:p>
    <w:p w14:paraId="45CC6837" w14:textId="146744F0" w:rsidR="00E5793F" w:rsidRDefault="00BE1C9A" w:rsidP="00BE1C9A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BE1C9A">
        <w:t>串⾏⼯具调⽤</w:t>
      </w:r>
    </w:p>
    <w:p w14:paraId="618B0CB3" w14:textId="49AF0D77" w:rsidR="00E5793F" w:rsidRDefault="00BE1C9A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BA471E2" wp14:editId="09F0F807">
            <wp:extent cx="5274310" cy="1605915"/>
            <wp:effectExtent l="0" t="0" r="2540" b="0"/>
            <wp:docPr id="657602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215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4B1C" w14:textId="74DE046D" w:rsidR="00E5793F" w:rsidRDefault="00985061" w:rsidP="00985061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Pr="00985061">
        <w:t>并⾏⼯具调⽤</w:t>
      </w:r>
    </w:p>
    <w:p w14:paraId="781F914C" w14:textId="5CF6BCE9" w:rsidR="00985061" w:rsidRDefault="00985061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0BA11B0" wp14:editId="039B733D">
            <wp:extent cx="5274310" cy="1422400"/>
            <wp:effectExtent l="0" t="0" r="2540" b="6350"/>
            <wp:docPr id="107407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852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E53C" w14:textId="6E3C7F68" w:rsidR="00985061" w:rsidRDefault="00EF26B0" w:rsidP="00EF26B0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EF26B0">
        <w:t>⼯具链（Tool Chain）</w:t>
      </w:r>
    </w:p>
    <w:p w14:paraId="01858018" w14:textId="4DB0716F" w:rsidR="00985061" w:rsidRDefault="00EF26B0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4FC9D19" wp14:editId="7D09DD0C">
            <wp:extent cx="5274310" cy="2409825"/>
            <wp:effectExtent l="0" t="0" r="2540" b="9525"/>
            <wp:docPr id="777646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4679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BB9E" w14:textId="0F765F62" w:rsidR="00985061" w:rsidRDefault="00EF26B0" w:rsidP="00EF26B0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EF26B0">
        <w:t>条件⼯具调⽤</w:t>
      </w:r>
    </w:p>
    <w:p w14:paraId="2215BBED" w14:textId="301BCC66" w:rsidR="00985061" w:rsidRDefault="00EF26B0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57D1F46" wp14:editId="02DF7E01">
            <wp:extent cx="5274310" cy="865505"/>
            <wp:effectExtent l="0" t="0" r="2540" b="0"/>
            <wp:docPr id="940413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320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E83B" w14:textId="1A8365E5" w:rsidR="00E5793F" w:rsidRDefault="000B42BB" w:rsidP="000B42BB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0B42BB">
        <w:t>⼯具调⽤的依赖管理</w:t>
      </w:r>
    </w:p>
    <w:p w14:paraId="3B71B18E" w14:textId="190FC1DF" w:rsidR="00E5793F" w:rsidRDefault="000B42BB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0C8D5172" wp14:editId="59587BBD">
            <wp:extent cx="5274310" cy="1381760"/>
            <wp:effectExtent l="0" t="0" r="2540" b="8890"/>
            <wp:docPr id="65208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189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461D" w14:textId="1CF2E947" w:rsidR="00E5793F" w:rsidRDefault="00756860" w:rsidP="004803FE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6. </w:t>
      </w:r>
      <w:r w:rsidRPr="00756860">
        <w:t>并⾏与串⾏如何取舍？</w:t>
      </w:r>
    </w:p>
    <w:p w14:paraId="258C9821" w14:textId="042220C1" w:rsidR="0002606E" w:rsidRDefault="004803FE" w:rsidP="00C51CED">
      <w:pPr>
        <w:rPr>
          <w:rFonts w:hint="eastAsia"/>
        </w:rPr>
      </w:pPr>
      <w:r w:rsidRPr="004803FE">
        <w:t>读多且⽆依赖并⾏；有写冲突、强⼀致、或后⼀步参数必须来⾃上⼀步精确字段时串⾏；可并 ⾏读再串⾏写（Quorum 读/写视业务⽽定）</w:t>
      </w:r>
    </w:p>
    <w:p w14:paraId="4460ADB0" w14:textId="7EB25EFD" w:rsidR="0002606E" w:rsidRDefault="004803FE" w:rsidP="004803FE">
      <w:pPr>
        <w:pStyle w:val="2"/>
        <w:rPr>
          <w:rFonts w:hint="eastAsia"/>
        </w:rPr>
      </w:pPr>
      <w:r w:rsidRPr="004803FE">
        <w:t>安全性</w:t>
      </w:r>
    </w:p>
    <w:p w14:paraId="1FD04B71" w14:textId="1035E2E2" w:rsidR="00C41382" w:rsidRDefault="004803FE" w:rsidP="004803FE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4803FE">
        <w:t>⼯具调⽤的权限控制</w:t>
      </w:r>
    </w:p>
    <w:p w14:paraId="703424E0" w14:textId="0249DFBF" w:rsidR="004803FE" w:rsidRDefault="004803FE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7194E11" wp14:editId="495EF53E">
            <wp:extent cx="5274310" cy="1780540"/>
            <wp:effectExtent l="0" t="0" r="2540" b="0"/>
            <wp:docPr id="1787008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842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934D" w14:textId="42A50C97" w:rsidR="004803FE" w:rsidRDefault="002020B4" w:rsidP="002020B4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2020B4">
        <w:t>输⼊验证与清洗</w:t>
      </w:r>
    </w:p>
    <w:p w14:paraId="59255703" w14:textId="5CA5FFBD" w:rsidR="004803FE" w:rsidRDefault="006A06D5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750E454" wp14:editId="0C19AC7D">
            <wp:extent cx="5274310" cy="793750"/>
            <wp:effectExtent l="0" t="0" r="2540" b="6350"/>
            <wp:docPr id="1257407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755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20B9" w14:textId="58D46CDD" w:rsidR="004803FE" w:rsidRDefault="006A06D5" w:rsidP="006A06D5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6A06D5">
        <w:t>敏感操作确认</w:t>
      </w:r>
    </w:p>
    <w:p w14:paraId="52B9BF78" w14:textId="45548B73" w:rsidR="004803FE" w:rsidRDefault="006A06D5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57768B8D" wp14:editId="6431C3E8">
            <wp:extent cx="5274310" cy="701040"/>
            <wp:effectExtent l="0" t="0" r="2540" b="3810"/>
            <wp:docPr id="723508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0856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F36D" w14:textId="1A6793BB" w:rsidR="004803FE" w:rsidRDefault="006A06D5" w:rsidP="006A06D5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6A06D5">
        <w:t>调⽤频率限制</w:t>
      </w:r>
    </w:p>
    <w:p w14:paraId="2B24944C" w14:textId="3C4E75AF" w:rsidR="004803FE" w:rsidRDefault="006A06D5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290582CF" wp14:editId="5377F692">
            <wp:extent cx="5095238" cy="647619"/>
            <wp:effectExtent l="0" t="0" r="0" b="635"/>
            <wp:docPr id="176253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919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D5F2" w14:textId="4EBC7876" w:rsidR="006A06D5" w:rsidRDefault="002B77FF" w:rsidP="002B77FF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2B77FF">
        <w:t>审计⽇志</w:t>
      </w:r>
    </w:p>
    <w:p w14:paraId="587BA3DB" w14:textId="54CB5276" w:rsidR="006A06D5" w:rsidRDefault="002B77F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7276E82" wp14:editId="0ECFF68C">
            <wp:extent cx="5274310" cy="484505"/>
            <wp:effectExtent l="0" t="0" r="2540" b="0"/>
            <wp:docPr id="5302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14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8AD4" w14:textId="33E53031" w:rsidR="006A06D5" w:rsidRDefault="002B77FF" w:rsidP="002B77FF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2B77FF">
        <w:t>如何防⽌模型通过⼯具泄露敏感数据？</w:t>
      </w:r>
    </w:p>
    <w:p w14:paraId="2125D94A" w14:textId="62B0BE6D" w:rsidR="006A06D5" w:rsidRDefault="002B77FF" w:rsidP="00C51CED">
      <w:pPr>
        <w:rPr>
          <w:rFonts w:hint="eastAsia"/>
        </w:rPr>
      </w:pPr>
      <w:r w:rsidRPr="002B77FF">
        <w:t>最⼩权限、结果脱敏（掩码）、⾏级权限、禁⽌把密钥放进⼯具返回值、敏感字段仅后端可⻅ 且不出现在模型上下⽂。</w:t>
      </w:r>
    </w:p>
    <w:p w14:paraId="5EC6231F" w14:textId="378AFB88" w:rsidR="006A06D5" w:rsidRDefault="002B77FF" w:rsidP="002B77FF">
      <w:pPr>
        <w:pStyle w:val="2"/>
        <w:rPr>
          <w:rFonts w:hint="eastAsia"/>
        </w:rPr>
      </w:pPr>
      <w:r w:rsidRPr="002B77FF">
        <w:t>常见⼯具实现</w:t>
      </w:r>
    </w:p>
    <w:p w14:paraId="54505FFD" w14:textId="134F8AE7" w:rsidR="004803FE" w:rsidRDefault="002B77FF" w:rsidP="002B77FF">
      <w:pPr>
        <w:pStyle w:val="3"/>
        <w:rPr>
          <w:rFonts w:hint="eastAsia"/>
        </w:rPr>
      </w:pPr>
      <w:r>
        <w:rPr>
          <w:rFonts w:hint="eastAsia"/>
        </w:rPr>
        <w:t>1. 网络</w:t>
      </w:r>
      <w:r w:rsidRPr="002B77FF">
        <w:t>搜索⼯具（Web Search）</w:t>
      </w:r>
    </w:p>
    <w:p w14:paraId="727066E6" w14:textId="6D06FC23" w:rsidR="004803FE" w:rsidRDefault="002B77FF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003B5A3" wp14:editId="63B3C659">
            <wp:extent cx="5274310" cy="652780"/>
            <wp:effectExtent l="0" t="0" r="2540" b="0"/>
            <wp:docPr id="795380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012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8D46" w14:textId="553B0498" w:rsidR="004803FE" w:rsidRDefault="007B6E5B" w:rsidP="007B6E5B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7B6E5B">
        <w:t>数据库查询⼯具</w:t>
      </w:r>
    </w:p>
    <w:p w14:paraId="30318C91" w14:textId="442AC127" w:rsidR="004803FE" w:rsidRDefault="007B6E5B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3740DBD2" wp14:editId="06C6500E">
            <wp:extent cx="5274310" cy="465455"/>
            <wp:effectExtent l="0" t="0" r="2540" b="0"/>
            <wp:docPr id="663324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2440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7C60" w14:textId="530CDFC8" w:rsidR="004803FE" w:rsidRDefault="007B6E5B" w:rsidP="007B6E5B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7B6E5B">
        <w:t>API 调⽤⼯具</w:t>
      </w:r>
    </w:p>
    <w:p w14:paraId="643E00B9" w14:textId="0C990091" w:rsidR="004803FE" w:rsidRDefault="007B6E5B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64B76A07" wp14:editId="539F1E03">
            <wp:extent cx="5274310" cy="751840"/>
            <wp:effectExtent l="0" t="0" r="2540" b="0"/>
            <wp:docPr id="97907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429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E3DD" w14:textId="288ABB75" w:rsidR="004803FE" w:rsidRDefault="009E2C94" w:rsidP="009E2C94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9E2C94">
        <w:t>代码执⾏⼯具</w:t>
      </w:r>
    </w:p>
    <w:p w14:paraId="3A0A4CCF" w14:textId="7C4EB57D" w:rsidR="004803FE" w:rsidRDefault="009E2C9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72957C3C" wp14:editId="34F32893">
            <wp:extent cx="5274310" cy="716915"/>
            <wp:effectExtent l="0" t="0" r="2540" b="6985"/>
            <wp:docPr id="1796959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992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150D" w14:textId="48DB724B" w:rsidR="004803FE" w:rsidRDefault="009E2C94" w:rsidP="009E2C94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9E2C94">
        <w:t>⽂件操作⼯具</w:t>
      </w:r>
    </w:p>
    <w:p w14:paraId="1771B470" w14:textId="4C5926A8" w:rsidR="004803FE" w:rsidRDefault="009E2C94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132CDB51" wp14:editId="58F22D69">
            <wp:extent cx="5274310" cy="603885"/>
            <wp:effectExtent l="0" t="0" r="2540" b="5715"/>
            <wp:docPr id="39141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1144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1FD" w14:textId="5837B6A0" w:rsidR="004803FE" w:rsidRDefault="002F47CC" w:rsidP="002F47CC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2F47CC">
        <w:t>计算器⼯具</w:t>
      </w:r>
    </w:p>
    <w:p w14:paraId="5F977E33" w14:textId="375E99D6" w:rsidR="004803FE" w:rsidRDefault="002F47CC" w:rsidP="00C51CED">
      <w:pPr>
        <w:rPr>
          <w:rFonts w:hint="eastAsia"/>
        </w:rPr>
      </w:pPr>
      <w:r>
        <w:rPr>
          <w:noProof/>
        </w:rPr>
        <w:drawing>
          <wp:inline distT="0" distB="0" distL="0" distR="0" wp14:anchorId="434087B3" wp14:editId="6236C88D">
            <wp:extent cx="5274310" cy="556895"/>
            <wp:effectExtent l="0" t="0" r="2540" b="0"/>
            <wp:docPr id="101968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074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04BA" w14:textId="172F5262" w:rsidR="004803FE" w:rsidRDefault="002F47CC" w:rsidP="002F47CC">
      <w:pPr>
        <w:pStyle w:val="2"/>
        <w:rPr>
          <w:rFonts w:hint="eastAsia"/>
        </w:rPr>
      </w:pPr>
      <w:r>
        <w:rPr>
          <w:rFonts w:hint="eastAsia"/>
        </w:rPr>
        <w:t>综合题</w:t>
      </w:r>
    </w:p>
    <w:p w14:paraId="541623F8" w14:textId="03B08BDF" w:rsidR="004803FE" w:rsidRDefault="001A370A" w:rsidP="001A370A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="002F47CC" w:rsidRPr="002F47CC">
        <w:t>Function Calling 和「让模型输出 JSON」有什么本质区别？</w:t>
      </w:r>
    </w:p>
    <w:p w14:paraId="669E0B1C" w14:textId="215F922F" w:rsidR="004803FE" w:rsidRDefault="001A370A" w:rsidP="00C51CED">
      <w:pPr>
        <w:rPr>
          <w:rFonts w:hint="eastAsia"/>
        </w:rPr>
      </w:pPr>
      <w:r w:rsidRPr="001A370A">
        <w:t>A：Function Calling 是⼚商提供的结构化⼯具调⽤通道（字段名、类型、与对话轮次绑定）；纯 JSON 输出依赖 prompt 约束，解析脆弱、易混⼊闲聊⽂本。FC 更利于多轮 tool 消息与并⾏调⽤ ID 对⻬。实践中也可结合：FC 负责调度，JSON 负责业务负载。</w:t>
      </w:r>
    </w:p>
    <w:p w14:paraId="70F8E624" w14:textId="77777777" w:rsidR="00C55CFF" w:rsidRDefault="00C55CFF" w:rsidP="00C55CFF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C55CFF">
        <w:t>若模型不⽀持 FC 怎么办？</w:t>
      </w:r>
    </w:p>
    <w:p w14:paraId="70C89AE4" w14:textId="5339F1AA" w:rsidR="004803FE" w:rsidRDefault="00C55CFF" w:rsidP="00C51CED">
      <w:pPr>
        <w:rPr>
          <w:rFonts w:hint="eastAsia"/>
        </w:rPr>
      </w:pPr>
      <w:r w:rsidRPr="00C55CFF">
        <w:t>——可⽤ JSON mode / 约束解码 / 后处理抽取；或⽤⼩模型 做「动作分类」</w:t>
      </w:r>
    </w:p>
    <w:p w14:paraId="0904CAD0" w14:textId="439E027F" w:rsidR="004803FE" w:rsidRDefault="00060669" w:rsidP="00060669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060669">
        <w:t>描述 OpenAI 兼容接⼝⾥ tool_calls 与 tool 消息的对应关系。</w:t>
      </w:r>
    </w:p>
    <w:p w14:paraId="4FE05B1B" w14:textId="37544915" w:rsidR="004803FE" w:rsidRDefault="00060669" w:rsidP="00C51CED">
      <w:pPr>
        <w:rPr>
          <w:rFonts w:hint="eastAsia"/>
        </w:rPr>
      </w:pPr>
      <w:r w:rsidRPr="00060669">
        <w:t>每条 assistant.tool_calls[] 有唯⼀ id ；执⾏后每条结果作为⼀条 息，且必须带相同 tool_call_id ，保证多并⾏调⽤时不错配。</w:t>
      </w:r>
    </w:p>
    <w:p w14:paraId="16178AA9" w14:textId="77777777" w:rsidR="002A0BAA" w:rsidRDefault="002A0BAA" w:rsidP="002A0BAA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2A0BAA">
        <w:t>为什么⼯具 description ⽐函数名更重要？</w:t>
      </w:r>
    </w:p>
    <w:p w14:paraId="35324CB9" w14:textId="67788873" w:rsidR="004803FE" w:rsidRDefault="002A0BAA" w:rsidP="00C51CED">
      <w:pPr>
        <w:rPr>
          <w:rFonts w:hint="eastAsia"/>
        </w:rPr>
      </w:pPr>
      <w:r w:rsidRPr="002A0BAA">
        <w:t xml:space="preserve"> A：模型主要依据⾃然语⾔描述区分相似⼯具；函数名更多是给程序路由⽤。描述应写清边界与反 例。</w:t>
      </w:r>
    </w:p>
    <w:p w14:paraId="179F8366" w14:textId="74D47C56" w:rsidR="004803FE" w:rsidRDefault="00CF147C" w:rsidP="00CF147C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="002A0BAA" w:rsidRPr="002A0BAA">
        <w:t>如何设计 JSON Schema 降低模型填错概率？</w:t>
      </w:r>
    </w:p>
    <w:p w14:paraId="2A0D0A0B" w14:textId="33F917F4" w:rsidR="004803FE" w:rsidRDefault="00CF147C" w:rsidP="00C51CED">
      <w:pPr>
        <w:rPr>
          <w:rFonts w:hint="eastAsia"/>
        </w:rPr>
      </w:pPr>
      <w:r w:rsidRPr="00CF147C">
        <w:t>减少可选参数模糊性；⽤ enum ；在 description 给示例；避免深层嵌套；必要时分</w:t>
      </w:r>
      <w:r w:rsidRPr="00CF147C">
        <w:lastRenderedPageBreak/>
        <w:t>拆多 个函数。</w:t>
      </w:r>
    </w:p>
    <w:p w14:paraId="2F013667" w14:textId="00613D5A" w:rsidR="004803FE" w:rsidRDefault="007031E9" w:rsidP="007031E9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7031E9">
        <w:t>LangChain Tool 的 docstring 为什么要写「何时不要⽤」？</w:t>
      </w:r>
    </w:p>
    <w:p w14:paraId="39B4D24F" w14:textId="1ACC9C97" w:rsidR="004803FE" w:rsidRDefault="007031E9" w:rsidP="00C51CED">
      <w:pPr>
        <w:rPr>
          <w:rFonts w:hint="eastAsia"/>
        </w:rPr>
      </w:pPr>
      <w:r w:rsidRPr="007031E9">
        <w:t>减少误触发（false positive），尤其在⼯具功能重叠时，这是线上质量关键。</w:t>
      </w:r>
    </w:p>
    <w:p w14:paraId="1A9B0208" w14:textId="17BFC351" w:rsidR="004803FE" w:rsidRDefault="007031E9" w:rsidP="007031E9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7031E9">
        <w:t>MCP 解决的主要痛点是什么？</w:t>
      </w:r>
    </w:p>
    <w:p w14:paraId="50CE2908" w14:textId="5EAF8B56" w:rsidR="004803FE" w:rsidRDefault="007031E9" w:rsidP="00C51CED">
      <w:pPr>
        <w:rPr>
          <w:rFonts w:hint="eastAsia"/>
        </w:rPr>
      </w:pPr>
      <w:r w:rsidRPr="007031E9">
        <w:t>⼯具集成碎⽚化、重复建设、难以跨产品复⽤；MCP 提供标准边界（Server）与传输，使⼯ 具像外设⼀样即插即⽤（在⽣态⽀持前提下）</w:t>
      </w:r>
    </w:p>
    <w:p w14:paraId="44AD2159" w14:textId="666CB5C0" w:rsidR="004803FE" w:rsidRDefault="007031E9" w:rsidP="007031E9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7031E9">
        <w:t>MCP 与 Function Calling 是替代关系吗？</w:t>
      </w:r>
    </w:p>
    <w:p w14:paraId="63C259E1" w14:textId="5613D990" w:rsidR="007031E9" w:rsidRDefault="007031E9" w:rsidP="00C51CED">
      <w:pPr>
        <w:rPr>
          <w:rFonts w:hint="eastAsia"/>
        </w:rPr>
      </w:pPr>
      <w:r w:rsidRPr="007031E9">
        <w:t>不是。FC 是模型侧表达；MCP 是⼯具侧集成。Host 常将 MCP ⼯具列表映射为 FC 的 tools 。</w:t>
      </w:r>
    </w:p>
    <w:p w14:paraId="33D1B959" w14:textId="0CF96B72" w:rsidR="004803FE" w:rsidRDefault="007031E9" w:rsidP="00A719BF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7031E9">
        <w:t>⼯具路由什么时候必须上？</w:t>
      </w:r>
    </w:p>
    <w:p w14:paraId="5EAC0C0F" w14:textId="6F4A271D" w:rsidR="004803FE" w:rsidRDefault="00A719BF" w:rsidP="00C51CED">
      <w:pPr>
        <w:rPr>
          <w:rFonts w:hint="eastAsia"/>
        </w:rPr>
      </w:pPr>
      <w:r w:rsidRPr="00A719BF">
        <w:t>当⼯具数量导致上下⽂膨胀、误选率上升或延迟/成本明显增加时；具体阈值依赖模型与描述 ⻓度，常⻅从⼏⼗起考虑。</w:t>
      </w:r>
    </w:p>
    <w:p w14:paraId="7B5DE800" w14:textId="76A3ED2B" w:rsidR="004803FE" w:rsidRDefault="00A719BF" w:rsidP="00A719BF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Pr="00A719BF">
        <w:t>向量路由的缺陷与改进？</w:t>
      </w:r>
    </w:p>
    <w:p w14:paraId="2416188E" w14:textId="25F41EC3" w:rsidR="004803FE" w:rsidRDefault="00A719BF" w:rsidP="00C51CED">
      <w:pPr>
        <w:rPr>
          <w:rFonts w:hint="eastAsia"/>
        </w:rPr>
      </w:pPr>
      <w:r w:rsidRPr="00A719BF">
        <w:t>缺陷：描述不佳则 embedding 不准；OOV 专有名词弱。改进：混合检索、同义词表、⽤户域 特征、⽇志驱动迭代描述、加轻量分类器。</w:t>
      </w:r>
    </w:p>
    <w:p w14:paraId="6264CF30" w14:textId="3EFC4D44" w:rsidR="00A719BF" w:rsidRDefault="00A719BF" w:rsidP="00A719BF">
      <w:pPr>
        <w:pStyle w:val="3"/>
        <w:rPr>
          <w:rFonts w:hint="eastAsia"/>
        </w:rPr>
      </w:pPr>
      <w:r>
        <w:rPr>
          <w:rFonts w:hint="eastAsia"/>
        </w:rPr>
        <w:t xml:space="preserve">11. </w:t>
      </w:r>
      <w:r w:rsidRPr="00A719BF">
        <w:t>并⾏⼯具调⽤要注意什么？</w:t>
      </w:r>
    </w:p>
    <w:p w14:paraId="0AE3D0FE" w14:textId="18D22027" w:rsidR="00A719BF" w:rsidRDefault="00A719BF" w:rsidP="00C51CED">
      <w:pPr>
        <w:rPr>
          <w:rFonts w:hint="eastAsia"/>
        </w:rPr>
      </w:pPr>
      <w:r w:rsidRPr="00A719BF">
        <w:t>幂等性、后端并发限制、数据竞争（写操作）、结果合并顺序、部分失败重试策略。</w:t>
      </w:r>
    </w:p>
    <w:p w14:paraId="74A14B68" w14:textId="2BD70983" w:rsidR="00A719BF" w:rsidRDefault="00A719BF" w:rsidP="00A719BF">
      <w:pPr>
        <w:pStyle w:val="3"/>
        <w:rPr>
          <w:rFonts w:hint="eastAsia"/>
        </w:rPr>
      </w:pPr>
      <w:r>
        <w:rPr>
          <w:rFonts w:hint="eastAsia"/>
        </w:rPr>
        <w:t xml:space="preserve">12. </w:t>
      </w:r>
      <w:r w:rsidRPr="00A719BF">
        <w:t>什么是⼯具编排中的「依赖 DAG」？</w:t>
      </w:r>
    </w:p>
    <w:p w14:paraId="4FD7EC28" w14:textId="62FE3823" w:rsidR="00A719BF" w:rsidRDefault="009B6C30" w:rsidP="00C51CED">
      <w:pPr>
        <w:rPr>
          <w:rFonts w:hint="eastAsia"/>
        </w:rPr>
      </w:pPr>
      <w:r w:rsidRPr="009B6C30">
        <w:t>把⼯具调⽤当节点，数据依赖当边；拓扑排序执⾏，避免环与竞态，便于失败重试与可视化监 控。</w:t>
      </w:r>
    </w:p>
    <w:p w14:paraId="67361A2B" w14:textId="77777777" w:rsidR="009B6C30" w:rsidRDefault="009B6C30" w:rsidP="009B6C30">
      <w:pPr>
        <w:pStyle w:val="3"/>
        <w:rPr>
          <w:rFonts w:hint="eastAsia"/>
        </w:rPr>
      </w:pPr>
      <w:r>
        <w:rPr>
          <w:rFonts w:hint="eastAsia"/>
        </w:rPr>
        <w:t xml:space="preserve">13. </w:t>
      </w:r>
      <w:r w:rsidRPr="009B6C30">
        <w:t>敏感操作为什么推荐「两阶段提交」式⼯具设计？</w:t>
      </w:r>
    </w:p>
    <w:p w14:paraId="6B96C8DF" w14:textId="78015C12" w:rsidR="00A719BF" w:rsidRDefault="009B6C30" w:rsidP="00C51CED">
      <w:pPr>
        <w:rPr>
          <w:rFonts w:hint="eastAsia"/>
        </w:rPr>
      </w:pPr>
      <w:r w:rsidRPr="009B6C30">
        <w:t xml:space="preserve"> A：第⼀阶段⽣成草稿/待确认对象，第⼆阶段在⽤户确认后再真正执⾏，降低模型误触发损失。</w:t>
      </w:r>
    </w:p>
    <w:p w14:paraId="7228DB64" w14:textId="77777777" w:rsidR="009B6C30" w:rsidRDefault="009B6C30" w:rsidP="009B6C30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14. </w:t>
      </w:r>
      <w:r w:rsidRPr="009B6C30">
        <w:t>⼯具返回为什么要尽量结构化（JSON）？</w:t>
      </w:r>
    </w:p>
    <w:p w14:paraId="5D94E821" w14:textId="26D5C665" w:rsidR="00A719BF" w:rsidRDefault="009B6C30" w:rsidP="00C51CED">
      <w:pPr>
        <w:rPr>
          <w:rFonts w:hint="eastAsia"/>
        </w:rPr>
      </w:pPr>
      <w:r w:rsidRPr="009B6C30">
        <w:t xml:space="preserve"> A：便于模型解析下⼀步推理、便于程序校验与⽇志；纯⾃然语⾔易产⽣歧义。</w:t>
      </w:r>
    </w:p>
    <w:p w14:paraId="1725501C" w14:textId="14624077" w:rsidR="00A719BF" w:rsidRDefault="00E3364C" w:rsidP="00E3364C">
      <w:pPr>
        <w:pStyle w:val="3"/>
        <w:rPr>
          <w:rFonts w:hint="eastAsia"/>
        </w:rPr>
      </w:pPr>
      <w:r>
        <w:rPr>
          <w:rFonts w:hint="eastAsia"/>
        </w:rPr>
        <w:t xml:space="preserve">15. </w:t>
      </w:r>
      <w:r w:rsidRPr="00E3364C">
        <w:t>如何做⼯具调⽤的权限控制？</w:t>
      </w:r>
    </w:p>
    <w:p w14:paraId="5EB62408" w14:textId="334C8EB9" w:rsidR="00A719BF" w:rsidRDefault="00E3364C" w:rsidP="00C51CED">
      <w:pPr>
        <w:rPr>
          <w:rFonts w:hint="eastAsia"/>
        </w:rPr>
      </w:pPr>
      <w:r w:rsidRPr="00E3364C">
        <w:t>A：会话绑定真实⽤户身份；服务端校验租户与⻆⾊；最⼩权限；敏感操作 HITL；不把⻓期密钥 暴露给模型上下⽂。</w:t>
      </w:r>
    </w:p>
    <w:p w14:paraId="1B65BF3E" w14:textId="77777777" w:rsidR="00E3364C" w:rsidRDefault="00E3364C" w:rsidP="00E3364C">
      <w:pPr>
        <w:pStyle w:val="3"/>
        <w:rPr>
          <w:rFonts w:hint="eastAsia"/>
        </w:rPr>
      </w:pPr>
      <w:r>
        <w:rPr>
          <w:rFonts w:hint="eastAsia"/>
        </w:rPr>
        <w:t xml:space="preserve">16. </w:t>
      </w:r>
      <w:r w:rsidRPr="00E3364C">
        <w:t xml:space="preserve">代码执⾏⼯具如何做到基本安全？ </w:t>
      </w:r>
    </w:p>
    <w:p w14:paraId="36997173" w14:textId="624F686B" w:rsidR="00A719BF" w:rsidRDefault="00E3364C" w:rsidP="00E3364C">
      <w:pPr>
        <w:rPr>
          <w:rFonts w:hint="eastAsia"/>
        </w:rPr>
      </w:pPr>
      <w:r w:rsidRPr="00E3364C">
        <w:t>A：沙箱隔离、资源与⽹络限制、禁⽤危险模块、超时、只读默认、审计；⽣产慎⽤。</w:t>
      </w:r>
    </w:p>
    <w:p w14:paraId="6729E6A0" w14:textId="6C5E41DF" w:rsidR="00E3364C" w:rsidRDefault="00FB117E" w:rsidP="00FB117E">
      <w:pPr>
        <w:pStyle w:val="3"/>
        <w:rPr>
          <w:rFonts w:hint="eastAsia"/>
        </w:rPr>
      </w:pPr>
      <w:r>
        <w:rPr>
          <w:rFonts w:hint="eastAsia"/>
        </w:rPr>
        <w:t xml:space="preserve">17. </w:t>
      </w:r>
      <w:r w:rsidR="00777A65" w:rsidRPr="00777A65">
        <w:t>审计⽇志⾄少记哪些字段？</w:t>
      </w:r>
    </w:p>
    <w:p w14:paraId="7ADC8CC4" w14:textId="12E06C72" w:rsidR="00E3364C" w:rsidRDefault="00FB117E" w:rsidP="00C51CED">
      <w:pPr>
        <w:rPr>
          <w:rFonts w:hint="eastAsia"/>
        </w:rPr>
      </w:pPr>
      <w:r w:rsidRPr="00FB117E">
        <w:t>A：时间、trace/request id、⽤户/租户、⼯具名、参数摘要（脱敏）、结果状态、耗时、模型版 本；合规场景保留策略与不可篡改存储视要求⽽定。</w:t>
      </w:r>
    </w:p>
    <w:p w14:paraId="2F8302B0" w14:textId="77777777" w:rsidR="00FB117E" w:rsidRDefault="00FB117E" w:rsidP="00FB117E">
      <w:pPr>
        <w:pStyle w:val="3"/>
        <w:rPr>
          <w:rFonts w:hint="eastAsia"/>
        </w:rPr>
      </w:pPr>
      <w:r>
        <w:rPr>
          <w:rFonts w:hint="eastAsia"/>
        </w:rPr>
        <w:t xml:space="preserve">18. </w:t>
      </w:r>
      <w:r w:rsidRPr="00FB117E">
        <w:t>Calculator 为什么禁⽌ eval ？</w:t>
      </w:r>
    </w:p>
    <w:p w14:paraId="0091486F" w14:textId="0926C5E8" w:rsidR="00E3364C" w:rsidRDefault="00FB117E" w:rsidP="00C51CED">
      <w:pPr>
        <w:rPr>
          <w:rFonts w:hint="eastAsia"/>
        </w:rPr>
      </w:pPr>
      <w:r w:rsidRPr="00FB117E">
        <w:t xml:space="preserve"> A：eval 可执⾏任意 Python，等同于远程代码执⾏；应使⽤ AST ⽩名单或安全数学库。</w:t>
      </w:r>
    </w:p>
    <w:p w14:paraId="3B37F852" w14:textId="1EF18CDA" w:rsidR="00E3364C" w:rsidRDefault="00367338" w:rsidP="00367338">
      <w:pPr>
        <w:pStyle w:val="1"/>
        <w:rPr>
          <w:rFonts w:hint="eastAsia"/>
        </w:rPr>
      </w:pPr>
      <w:r w:rsidRPr="00367338">
        <w:t>记忆系统（ Memory ）</w:t>
      </w:r>
    </w:p>
    <w:p w14:paraId="051E1CB6" w14:textId="69C3D81B" w:rsidR="00E3364C" w:rsidRDefault="00367338" w:rsidP="00367338">
      <w:pPr>
        <w:pStyle w:val="2"/>
        <w:rPr>
          <w:rFonts w:hint="eastAsia"/>
        </w:rPr>
      </w:pPr>
      <w:r w:rsidRPr="00367338">
        <w:t>记忆系统概述</w:t>
      </w:r>
    </w:p>
    <w:p w14:paraId="6EDF77C8" w14:textId="77777777" w:rsidR="00367338" w:rsidRDefault="00367338" w:rsidP="00367338">
      <w:pPr>
        <w:pStyle w:val="3"/>
        <w:rPr>
          <w:rFonts w:hint="eastAsia"/>
        </w:rPr>
      </w:pPr>
      <w:r w:rsidRPr="00367338">
        <w:t>1</w:t>
      </w:r>
      <w:r>
        <w:rPr>
          <w:rFonts w:hint="eastAsia"/>
        </w:rPr>
        <w:t>.</w:t>
      </w:r>
      <w:r w:rsidRPr="00367338">
        <w:t xml:space="preserve"> 概念解释 </w:t>
      </w:r>
    </w:p>
    <w:p w14:paraId="0A31526E" w14:textId="084F8CF6" w:rsidR="00E3364C" w:rsidRDefault="00367338" w:rsidP="00C51CED">
      <w:pPr>
        <w:rPr>
          <w:rFonts w:hint="eastAsia"/>
        </w:rPr>
      </w:pPr>
      <w:r w:rsidRPr="00367338">
        <w:t>记忆（Memory）在 Agent 语境⾥，指系统为完成多轮对话、⻓期任务与个性化服务⽽存储、组 织、检索、更新信息的⼀整套机制。没有记忆，Agent 只能做「⽆状态函数调⽤」：每次请求都像 第⼀次⻅⾯，⽆法延续偏好、历史决策与上下⽂因果</w:t>
      </w:r>
    </w:p>
    <w:p w14:paraId="3449CFE9" w14:textId="3EC4D3AF" w:rsidR="00367338" w:rsidRDefault="00367338" w:rsidP="00367338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367338">
        <w:t>状态与上下⽂的区别</w:t>
      </w:r>
    </w:p>
    <w:p w14:paraId="628ABA86" w14:textId="691A62B6" w:rsidR="00367338" w:rsidRDefault="00367338" w:rsidP="00C51CED">
      <w:pPr>
        <w:rPr>
          <w:rFonts w:hint="eastAsia"/>
        </w:rPr>
      </w:pPr>
      <w:r w:rsidRPr="00367338">
        <w:t>单次请求的 prompt 是瞬时输⼊；记忆是跨请求持久或半持久的状态， 可被策略性地注⼊ prompt、⼯具参数或规划模块。</w:t>
      </w:r>
    </w:p>
    <w:p w14:paraId="740B20D2" w14:textId="77777777" w:rsidR="00367338" w:rsidRDefault="00367338" w:rsidP="00367338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Pr="00367338">
        <w:t>与 RAG 的关系</w:t>
      </w:r>
    </w:p>
    <w:p w14:paraId="6C1903EC" w14:textId="29E93E63" w:rsidR="00367338" w:rsidRPr="00367338" w:rsidRDefault="00367338" w:rsidP="00C51CED">
      <w:pPr>
        <w:rPr>
          <w:rFonts w:hint="eastAsia"/>
        </w:rPr>
      </w:pPr>
      <w:r w:rsidRPr="00367338">
        <w:t>⻓期记忆常与向量检索结合，但记忆还强调时间线、重要性、⽤户维度、写⼊ 策略（不只是「找⽂档」）。</w:t>
      </w:r>
    </w:p>
    <w:p w14:paraId="65D94B2E" w14:textId="77777777" w:rsidR="00837FA9" w:rsidRDefault="00837FA9" w:rsidP="00837FA9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837FA9">
        <w:t>设计⽬标</w:t>
      </w:r>
    </w:p>
    <w:p w14:paraId="7BDB1390" w14:textId="504E84A6" w:rsidR="006D76DF" w:rsidRDefault="00837FA9" w:rsidP="006D76DF">
      <w:pPr>
        <w:rPr>
          <w:rFonts w:hint="eastAsia"/>
        </w:rPr>
      </w:pPr>
      <w:r w:rsidRPr="00837FA9">
        <w:t>在 Token 预算、延迟、成本、隐私 约束下，最⼤化「对当前任务有⽤」的信息覆 盖率。</w:t>
      </w:r>
    </w:p>
    <w:p w14:paraId="4315B8AA" w14:textId="19E9FDD1" w:rsidR="006D76DF" w:rsidRDefault="006D76DF" w:rsidP="006D76DF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6D76DF">
        <w:t>⼈类记忆类⽐（感觉 / 短期 / ⻓期）</w:t>
      </w:r>
    </w:p>
    <w:p w14:paraId="11C77B44" w14:textId="0964D56D" w:rsidR="006D76DF" w:rsidRDefault="006D76DF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C5C7742" wp14:editId="147B163E">
            <wp:extent cx="5274310" cy="2540635"/>
            <wp:effectExtent l="0" t="0" r="2540" b="0"/>
            <wp:docPr id="20472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352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072" w14:textId="1E308630" w:rsidR="006D76DF" w:rsidRDefault="006D76DF" w:rsidP="006D76DF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6D76DF">
        <w:t>Agent 记忆的分类体系（实⽤版）</w:t>
      </w:r>
    </w:p>
    <w:p w14:paraId="44F7A95D" w14:textId="3E1977BA" w:rsidR="006D76DF" w:rsidRDefault="00A752DE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212E33F" wp14:editId="7EB9578B">
            <wp:extent cx="5274310" cy="1245235"/>
            <wp:effectExtent l="0" t="0" r="2540" b="0"/>
            <wp:docPr id="1102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4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0A2B" w14:textId="77777777" w:rsidR="00A727B9" w:rsidRDefault="00A727B9" w:rsidP="00A727B9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A727B9">
        <w:t>为什么 Agent 需要记忆？没有⾏不⾏？</w:t>
      </w:r>
    </w:p>
    <w:p w14:paraId="5B8B2127" w14:textId="77777777" w:rsidR="00A727B9" w:rsidRDefault="00A727B9" w:rsidP="006D76DF">
      <w:pPr>
        <w:rPr>
          <w:rFonts w:hint="eastAsia"/>
        </w:rPr>
      </w:pPr>
      <w:r w:rsidRPr="00A727B9">
        <w:t xml:space="preserve"> **A：**需要。原因包括：（1）多轮⼀致性——避免重复追问、前后⽭盾；（2）⻓任务——⼯具调 ⽤链、⼦⽬标状态需要延续；（3）个性化——偏好、禁忌、领域术语；（4）成本——不必每次把 全量背景塞进 prompt，可通过摘要与检索按需加载。</w:t>
      </w:r>
    </w:p>
    <w:p w14:paraId="4D8E1ED4" w14:textId="510C2F9B" w:rsidR="006D76DF" w:rsidRDefault="00A727B9" w:rsidP="006D76DF">
      <w:pPr>
        <w:rPr>
          <w:rFonts w:hint="eastAsia"/>
        </w:rPr>
      </w:pPr>
      <w:r w:rsidRPr="00A727B9">
        <w:t>「没有记忆」在简单 FAQ 或单次⼯具调⽤场景可能够⽤，但在助理、客服、编程 Agent、游戏 NPC 等场景会明显不可⽤。</w:t>
      </w:r>
    </w:p>
    <w:p w14:paraId="67A5B861" w14:textId="77777777" w:rsidR="00E93073" w:rsidRDefault="00A727B9" w:rsidP="00E93073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8. </w:t>
      </w:r>
      <w:r w:rsidRPr="00A727B9">
        <w:t>若⾯试官问「⽤ RAG 算不算记忆？」</w:t>
      </w:r>
    </w:p>
    <w:p w14:paraId="5562E1B4" w14:textId="27CFBD81" w:rsidR="00A727B9" w:rsidRPr="00A727B9" w:rsidRDefault="00A727B9" w:rsidP="00E93073">
      <w:pPr>
        <w:rPr>
          <w:rFonts w:hint="eastAsia"/>
        </w:rPr>
      </w:pPr>
      <w:r w:rsidRPr="00A727B9">
        <w:t>——答：算⻓期记忆的⼀种实现路径，但完整记 忆系统通常还包括写⼊策略、衰减、⽤户隔离、摘要与时间线，⽽不仅是检索切⽚。</w:t>
      </w:r>
    </w:p>
    <w:p w14:paraId="78BCC9BA" w14:textId="77777777" w:rsidR="00A727B9" w:rsidRDefault="00A727B9" w:rsidP="00A727B9">
      <w:pPr>
        <w:pStyle w:val="3"/>
        <w:rPr>
          <w:rFonts w:hint="eastAsia"/>
        </w:rPr>
      </w:pPr>
      <w:r>
        <w:rPr>
          <w:rFonts w:hint="eastAsia"/>
        </w:rPr>
        <w:t xml:space="preserve">9. </w:t>
      </w:r>
      <w:r w:rsidRPr="00A727B9">
        <w:t xml:space="preserve">⽤⼈类记忆模型设计 Agent 记忆有什么好处？ </w:t>
      </w:r>
    </w:p>
    <w:p w14:paraId="4C50201C" w14:textId="77777777" w:rsidR="00E93073" w:rsidRDefault="00A727B9" w:rsidP="006D76DF">
      <w:pPr>
        <w:rPr>
          <w:rFonts w:hint="eastAsia"/>
        </w:rPr>
      </w:pPr>
      <w:r w:rsidRPr="00A727B9">
        <w:t>A：好处是模块化与可解释：短期对应上下⽂窗⼝与 scratchpad，⻓期对应向量库/图谱；感觉记 忆对应流缓冲。你可以针对不同模块设不同 SLA（延迟、持久化）。⻛险是类⽐不能硬套——计算 机没有神经可塑性，需要⼯程上显式实现「巩固、遗忘、冲突解决」。</w:t>
      </w:r>
    </w:p>
    <w:p w14:paraId="4E2D1840" w14:textId="64F8402D" w:rsidR="00E93073" w:rsidRDefault="00E93073" w:rsidP="00E93073">
      <w:pPr>
        <w:pStyle w:val="3"/>
        <w:rPr>
          <w:rFonts w:hint="eastAsia"/>
        </w:rPr>
      </w:pPr>
      <w:r>
        <w:rPr>
          <w:rFonts w:hint="eastAsia"/>
        </w:rPr>
        <w:t xml:space="preserve">10. </w:t>
      </w:r>
      <w:r w:rsidR="00A727B9" w:rsidRPr="00A727B9">
        <w:t>若问「程序性记忆怎么落地？」</w:t>
      </w:r>
    </w:p>
    <w:p w14:paraId="4AF8409B" w14:textId="3F7031A3" w:rsidR="00A727B9" w:rsidRDefault="00A727B9" w:rsidP="006D76DF">
      <w:pPr>
        <w:rPr>
          <w:rFonts w:hint="eastAsia"/>
        </w:rPr>
      </w:pPr>
      <w:r w:rsidRPr="00A727B9">
        <w:t>——答：常放在 ⼯具说明书、⼯作流模板、可执 ⾏策略（policy） 或 微调/少样本示例 中，不⼀定进向量库。</w:t>
      </w:r>
    </w:p>
    <w:p w14:paraId="3791F8FE" w14:textId="1B6D6360" w:rsidR="00A727B9" w:rsidRDefault="00AA0968" w:rsidP="00AA0968">
      <w:pPr>
        <w:pStyle w:val="2"/>
        <w:rPr>
          <w:rFonts w:hint="eastAsia"/>
        </w:rPr>
      </w:pPr>
      <w:r w:rsidRPr="00AA0968">
        <w:t>短期记忆（ Short-term / Working Memory ）</w:t>
      </w:r>
    </w:p>
    <w:p w14:paraId="411DC317" w14:textId="77777777" w:rsidR="00AA0968" w:rsidRDefault="00AA0968" w:rsidP="00AA0968">
      <w:pPr>
        <w:pStyle w:val="3"/>
        <w:rPr>
          <w:rFonts w:hint="eastAsia"/>
        </w:rPr>
      </w:pPr>
      <w:r w:rsidRPr="00AA0968">
        <w:t>1</w:t>
      </w:r>
      <w:r>
        <w:rPr>
          <w:rFonts w:hint="eastAsia"/>
        </w:rPr>
        <w:t>.</w:t>
      </w:r>
      <w:r w:rsidRPr="00AA0968">
        <w:t xml:space="preserve"> 概念解释 </w:t>
      </w:r>
    </w:p>
    <w:p w14:paraId="37934FD4" w14:textId="448BC552" w:rsidR="00A752DE" w:rsidRDefault="00AA0968" w:rsidP="006D76DF">
      <w:pPr>
        <w:rPr>
          <w:rFonts w:hint="eastAsia"/>
        </w:rPr>
      </w:pPr>
      <w:r w:rsidRPr="00AA0968">
        <w:t>短期记忆⼀般指当前会话或当前任务周期内可被模型直接「看到」的信息载体，通常受 Token 上 限与延迟约束。</w:t>
      </w:r>
    </w:p>
    <w:p w14:paraId="6FB06645" w14:textId="40F7CE91" w:rsidR="00A752DE" w:rsidRDefault="00AA0968" w:rsidP="00AA0968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AA0968">
        <w:t>会话上下⽂（Conversation Buffer）</w:t>
      </w:r>
    </w:p>
    <w:p w14:paraId="6EA90CA3" w14:textId="49E49585" w:rsidR="00A752DE" w:rsidRDefault="00AA0968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6148DD64" wp14:editId="58517E26">
            <wp:extent cx="5274310" cy="589280"/>
            <wp:effectExtent l="0" t="0" r="2540" b="1270"/>
            <wp:docPr id="95363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3527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994E" w14:textId="77777777" w:rsidR="00AA0968" w:rsidRDefault="00AA0968" w:rsidP="00AA0968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AA0968">
        <w:t>滑动窗⼝记忆（Window Buffer）</w:t>
      </w:r>
    </w:p>
    <w:p w14:paraId="2A0F847B" w14:textId="749E7B93" w:rsidR="00A752DE" w:rsidRDefault="00AA0968" w:rsidP="006D76DF">
      <w:pPr>
        <w:rPr>
          <w:rFonts w:hint="eastAsia"/>
        </w:rPr>
      </w:pPr>
      <w:r w:rsidRPr="00AA0968">
        <w:t xml:space="preserve"> 做法：只保留最近 (k) 轮或最近 (n) 个 Token。 特点：成本可控；可能丢失早期关键约束（例如「不要⽤ Python」写在很前⾯）。</w:t>
      </w:r>
    </w:p>
    <w:p w14:paraId="75FF04C8" w14:textId="58761A2F" w:rsidR="006D76DF" w:rsidRDefault="00AA0968" w:rsidP="00AA0968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AA0968">
        <w:t>Token 计数管理</w:t>
      </w:r>
    </w:p>
    <w:p w14:paraId="17059195" w14:textId="26A41355" w:rsidR="00AA0968" w:rsidRDefault="00B24988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F867BB1" wp14:editId="74E4D850">
            <wp:extent cx="5274310" cy="1428750"/>
            <wp:effectExtent l="0" t="0" r="2540" b="0"/>
            <wp:docPr id="360521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123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482C" w14:textId="77777777" w:rsidR="00AA1DD2" w:rsidRDefault="00AA1DD2" w:rsidP="00AA1DD2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AA1DD2">
        <w:t>Conversation Buffer 和 Window Buffer 的区别与取舍？</w:t>
      </w:r>
    </w:p>
    <w:p w14:paraId="082851ED" w14:textId="3BF1AAAB" w:rsidR="00AA0968" w:rsidRDefault="00AA1DD2" w:rsidP="006D76DF">
      <w:pPr>
        <w:rPr>
          <w:rFonts w:hint="eastAsia"/>
        </w:rPr>
      </w:pPr>
      <w:r w:rsidRPr="00AA1DD2">
        <w:t xml:space="preserve"> A：Buffer 强调完整保留（直到触顶）；Window 强调只保留尾部。取舍：若任务强依赖「很久以 前的⼀条约束」，纯 Window 会丢信息，需要配合摘要或⻓期记忆检索。 **追问应对：**可以补充 「关键句提取」+ Window：先抽取硬约束进 profile，再对对话做窗⼝ 截断。</w:t>
      </w:r>
    </w:p>
    <w:p w14:paraId="3A261892" w14:textId="77777777" w:rsidR="003D40F2" w:rsidRDefault="003D40F2" w:rsidP="003D40F2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3D40F2">
        <w:t xml:space="preserve">如何做 Token 预算分配才不容易翻⻋？ </w:t>
      </w:r>
    </w:p>
    <w:p w14:paraId="4EC2234D" w14:textId="77777777" w:rsidR="003D40F2" w:rsidRDefault="003D40F2" w:rsidP="006D76DF">
      <w:pPr>
        <w:rPr>
          <w:rFonts w:hint="eastAsia"/>
        </w:rPr>
      </w:pPr>
      <w:r w:rsidRPr="003D40F2">
        <w:t xml:space="preserve">A：建议顺序：system 指令 &gt; 安全/策略 &gt; ⼯具定义（若必须）&gt; ⾼优先级记忆（⽤户偏好/任务 状态）&gt; 近期对话 &gt; 其他。并预留 10%～20% 给模型输出与格式冗余。对⻓⼯具返回要压缩、 引⽤ ID、存外部⽽不是全⽂塞⼊。 </w:t>
      </w:r>
    </w:p>
    <w:p w14:paraId="1ACE5BEA" w14:textId="77777777" w:rsidR="003D40F2" w:rsidRDefault="003D40F2" w:rsidP="003D40F2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3D40F2">
        <w:t>若问「⼯具 schema 特别⻓怎么办？」</w:t>
      </w:r>
    </w:p>
    <w:p w14:paraId="3BF82796" w14:textId="653AC617" w:rsidR="00AA0968" w:rsidRDefault="003D40F2" w:rsidP="006D76DF">
      <w:pPr>
        <w:rPr>
          <w:rFonts w:hint="eastAsia"/>
        </w:rPr>
      </w:pPr>
      <w:r w:rsidRPr="003D40F2">
        <w:t>——答：⼯具分层（核⼼⼯具常驻 + 动态 加载）、摘要版 schema、或 ⼯具路由 先选⼦集再展开。</w:t>
      </w:r>
    </w:p>
    <w:p w14:paraId="191710E8" w14:textId="1638BB7A" w:rsidR="00AA0968" w:rsidRDefault="003C4BF7" w:rsidP="003C4BF7">
      <w:pPr>
        <w:pStyle w:val="2"/>
        <w:rPr>
          <w:rFonts w:hint="eastAsia"/>
        </w:rPr>
      </w:pPr>
      <w:r w:rsidRPr="003C4BF7">
        <w:t>长期记忆（ Long-term Memory ）</w:t>
      </w:r>
    </w:p>
    <w:p w14:paraId="2A6F96AC" w14:textId="77777777" w:rsidR="003C4BF7" w:rsidRDefault="003C4BF7" w:rsidP="003C4BF7">
      <w:pPr>
        <w:pStyle w:val="3"/>
        <w:rPr>
          <w:rFonts w:hint="eastAsia"/>
        </w:rPr>
      </w:pPr>
      <w:r w:rsidRPr="003C4BF7">
        <w:t>1</w:t>
      </w:r>
      <w:r>
        <w:rPr>
          <w:rFonts w:hint="eastAsia"/>
        </w:rPr>
        <w:t>.</w:t>
      </w:r>
      <w:r w:rsidRPr="003C4BF7">
        <w:t xml:space="preserve"> 概念解释 </w:t>
      </w:r>
    </w:p>
    <w:p w14:paraId="3395B146" w14:textId="63681161" w:rsidR="00AA0968" w:rsidRDefault="003C4BF7" w:rsidP="006D76DF">
      <w:pPr>
        <w:rPr>
          <w:rFonts w:hint="eastAsia"/>
        </w:rPr>
      </w:pPr>
      <w:r w:rsidRPr="003C4BF7">
        <w:t>⻓期记忆⽤于跨会话、跨任务保留信息，典型实现是「向量数据库 + 元数据」：把记忆⽂本（或结 构化记录）向量化，通过相似度检索召回。</w:t>
      </w:r>
    </w:p>
    <w:p w14:paraId="3C7B258F" w14:textId="407F35F7" w:rsidR="006D76DF" w:rsidRDefault="003C4BF7" w:rsidP="003C4BF7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3C4BF7">
        <w:t>基于向量数据库的⻓期记忆</w:t>
      </w:r>
    </w:p>
    <w:p w14:paraId="109F9E3F" w14:textId="439F515C" w:rsidR="006D76DF" w:rsidRDefault="003C4BF7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520117FA" wp14:editId="7C935DC3">
            <wp:extent cx="5274310" cy="956310"/>
            <wp:effectExtent l="0" t="0" r="2540" b="0"/>
            <wp:docPr id="2117301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0196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61E9" w14:textId="2D95AB44" w:rsidR="006D76DF" w:rsidRDefault="003C4BF7" w:rsidP="003C4BF7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Pr="003C4BF7">
        <w:t>存储、检索、更新、删除（CRUD）</w:t>
      </w:r>
    </w:p>
    <w:p w14:paraId="312159DA" w14:textId="19ECE570" w:rsidR="006D76DF" w:rsidRDefault="00C73414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302AB508" wp14:editId="16FA4642">
            <wp:extent cx="5274310" cy="1196975"/>
            <wp:effectExtent l="0" t="0" r="2540" b="3175"/>
            <wp:docPr id="1576349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978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F447" w14:textId="167FDFD1" w:rsidR="006D76DF" w:rsidRDefault="00C73414" w:rsidP="00C73414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C73414">
        <w:t>记忆重要性评分</w:t>
      </w:r>
    </w:p>
    <w:p w14:paraId="046C835E" w14:textId="2F1E6429" w:rsidR="006D76DF" w:rsidRDefault="00C73414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3BF544B9" wp14:editId="4B5A4027">
            <wp:extent cx="4990476" cy="1685714"/>
            <wp:effectExtent l="0" t="0" r="635" b="0"/>
            <wp:docPr id="1747686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624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CDF0" w14:textId="746CC356" w:rsidR="006D76DF" w:rsidRDefault="00C73414" w:rsidP="00C73414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C73414">
        <w:t>记忆衰减机制</w:t>
      </w:r>
    </w:p>
    <w:p w14:paraId="3ABE2CAD" w14:textId="7040F0F6" w:rsidR="00C73414" w:rsidRDefault="00C73414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0668EEEE" wp14:editId="02A2CC26">
            <wp:extent cx="5247619" cy="1761905"/>
            <wp:effectExtent l="0" t="0" r="0" b="0"/>
            <wp:docPr id="169641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1248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9B13" w14:textId="77777777" w:rsidR="00AC4B72" w:rsidRDefault="00AC4B72" w:rsidP="00AC4B72">
      <w:pPr>
        <w:pStyle w:val="3"/>
        <w:rPr>
          <w:rFonts w:hint="eastAsia"/>
        </w:rPr>
      </w:pPr>
      <w:r>
        <w:rPr>
          <w:rFonts w:hint="eastAsia"/>
        </w:rPr>
        <w:t xml:space="preserve">6. </w:t>
      </w:r>
      <w:r w:rsidRPr="00AC4B72">
        <w:t xml:space="preserve">⻓期记忆为什么常⽤向量数据库？有什么局限？ </w:t>
      </w:r>
    </w:p>
    <w:p w14:paraId="12FAB0C9" w14:textId="0BA1C8B6" w:rsidR="00C73414" w:rsidRDefault="00AC4B72" w:rsidP="006D76DF">
      <w:pPr>
        <w:rPr>
          <w:rFonts w:hint="eastAsia"/>
        </w:rPr>
      </w:pPr>
      <w:r w:rsidRPr="00AC4B72">
        <w:t>**A：**常⽤是因为语义检索能处理「换说法」的匹配。局限包括：相似≠正确（会召回到表⾯相 近的噪声）、难精确匹配（账号、订单号更适合关键字/关系库）、更新⼀致性需业务层保障。 **追问应对：**补充 混合检索（BM25 + 向量） 与 重排。</w:t>
      </w:r>
    </w:p>
    <w:p w14:paraId="3ED12D06" w14:textId="77777777" w:rsidR="00AC4B72" w:rsidRDefault="00AC4B72" w:rsidP="00AC4B72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AC4B72">
        <w:t xml:space="preserve">记忆的更新怎么做才不容易脏数据？ </w:t>
      </w:r>
    </w:p>
    <w:p w14:paraId="14EC351E" w14:textId="77777777" w:rsidR="00AC4B72" w:rsidRDefault="00AC4B72" w:rsidP="00AC4B72">
      <w:pPr>
        <w:rPr>
          <w:rFonts w:hint="eastAsia"/>
        </w:rPr>
      </w:pPr>
      <w:r w:rsidRPr="00AC4B72">
        <w:t>A：推荐：主键化（memory_id）、显式版本（ updated_at ）、冲突策略（最新覆盖、⽤户确认合 并、保留多版本供检索）。⾃动摘要写⼊⻓期记忆前最好有置信度与来源</w:t>
      </w:r>
      <w:r w:rsidRPr="00AC4B72">
        <w:lastRenderedPageBreak/>
        <w:t>引⽤。</w:t>
      </w:r>
    </w:p>
    <w:p w14:paraId="57EFEBF8" w14:textId="3006F1CE" w:rsidR="00AC4B72" w:rsidRDefault="00AC4B72" w:rsidP="00AC4B72">
      <w:pPr>
        <w:pStyle w:val="3"/>
        <w:rPr>
          <w:rFonts w:hint="eastAsia"/>
        </w:rPr>
      </w:pPr>
      <w:r>
        <w:rPr>
          <w:rFonts w:hint="eastAsia"/>
        </w:rPr>
        <w:t xml:space="preserve">8. </w:t>
      </w:r>
      <w:r w:rsidRPr="00AC4B72">
        <w:t>「向量更新了但业务库没更新怎么办？」</w:t>
      </w:r>
    </w:p>
    <w:p w14:paraId="65763A97" w14:textId="44BE69DC" w:rsidR="00C73414" w:rsidRDefault="00AC4B72" w:rsidP="00AC4B72">
      <w:pPr>
        <w:rPr>
          <w:rFonts w:hint="eastAsia"/>
        </w:rPr>
      </w:pPr>
      <w:r w:rsidRPr="00AC4B72">
        <w:t>——答：⽤ 事务或最终⼀致性：先 写业务主库拿 memory_id ，再异步写向量；失败重试 + 对账任务⽐对两边条⽬数与哈希。</w:t>
      </w:r>
    </w:p>
    <w:p w14:paraId="2D9A19EA" w14:textId="77777777" w:rsidR="00D20A2C" w:rsidRDefault="00D20A2C" w:rsidP="00D20A2C">
      <w:pPr>
        <w:pStyle w:val="3"/>
      </w:pPr>
      <w:r>
        <w:rPr>
          <w:rFonts w:hint="eastAsia"/>
        </w:rPr>
        <w:t xml:space="preserve">9. </w:t>
      </w:r>
      <w:r w:rsidRPr="00D20A2C">
        <w:t xml:space="preserve">衰减会不会把重要但很久不⽤的信息删掉？ </w:t>
      </w:r>
    </w:p>
    <w:p w14:paraId="7AE4F774" w14:textId="7656F308" w:rsidR="00AC4B72" w:rsidRDefault="00D20A2C" w:rsidP="006D76DF">
      <w:pPr>
        <w:rPr>
          <w:rFonts w:hint="eastAsia"/>
        </w:rPr>
      </w:pPr>
      <w:r w:rsidRPr="00D20A2C">
        <w:t>会，这是权衡。缓解：分离「冷存储」与「热索引」；对标记为⾼重要/⽤户固定的记忆降 低衰减速度；⽀持⽤户「钉住」偏好。</w:t>
      </w:r>
    </w:p>
    <w:p w14:paraId="302B4849" w14:textId="77777777" w:rsidR="00A0359B" w:rsidRDefault="00A0359B" w:rsidP="00A0359B">
      <w:pPr>
        <w:pStyle w:val="3"/>
      </w:pPr>
      <w:r>
        <w:rPr>
          <w:rFonts w:hint="eastAsia"/>
        </w:rPr>
        <w:t xml:space="preserve">10. </w:t>
      </w:r>
      <w:r w:rsidRPr="00A0359B">
        <w:t>「医疗法律等强合规场景呢？」</w:t>
      </w:r>
    </w:p>
    <w:p w14:paraId="48776EA6" w14:textId="13369628" w:rsidR="00AC4B72" w:rsidRDefault="00A0359B" w:rsidP="006D76DF">
      <w:pPr>
        <w:rPr>
          <w:rFonts w:hint="eastAsia"/>
        </w:rPr>
      </w:pPr>
      <w:r w:rsidRPr="00A0359B">
        <w:t>——答：衰减更偏 归档 ⽽⾮物理删除，并保 留 审计⽇志 与 ⽤户导出/删除 能⼒。</w:t>
      </w:r>
    </w:p>
    <w:p w14:paraId="3732D809" w14:textId="2CEA0F9E" w:rsidR="00AC4B72" w:rsidRDefault="00654C31" w:rsidP="00654C31">
      <w:pPr>
        <w:pStyle w:val="2"/>
        <w:rPr>
          <w:rFonts w:hint="eastAsia"/>
        </w:rPr>
      </w:pPr>
      <w:r w:rsidRPr="00654C31">
        <w:t>会话摘要与压缩</w:t>
      </w:r>
    </w:p>
    <w:p w14:paraId="774A521D" w14:textId="5CB77D7D" w:rsidR="00C73414" w:rsidRDefault="0026718D" w:rsidP="0026718D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26718D">
        <w:t>概念解释</w:t>
      </w:r>
    </w:p>
    <w:p w14:paraId="37007A23" w14:textId="3D4DFF9B" w:rsidR="00C73414" w:rsidRDefault="0026718D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453A0BE" wp14:editId="4EACC53D">
            <wp:extent cx="5274310" cy="316865"/>
            <wp:effectExtent l="0" t="0" r="2540" b="6985"/>
            <wp:docPr id="582357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726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1592" w14:textId="3DB70DC0" w:rsidR="00C73414" w:rsidRDefault="0026718D" w:rsidP="0026718D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26718D">
        <w:t>为什么需要摘要压缩</w:t>
      </w:r>
    </w:p>
    <w:p w14:paraId="4F58094B" w14:textId="323F6CD5" w:rsidR="00C73414" w:rsidRDefault="0026718D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463EF7DA" wp14:editId="44EE88DD">
            <wp:extent cx="5274310" cy="607695"/>
            <wp:effectExtent l="0" t="0" r="2540" b="1905"/>
            <wp:docPr id="22445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882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00EE" w14:textId="2AA40C73" w:rsidR="00C73414" w:rsidRDefault="0026718D" w:rsidP="0026718D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26718D">
        <w:t>⾃动摘要（LLM Summary）</w:t>
      </w:r>
    </w:p>
    <w:p w14:paraId="0222FDB0" w14:textId="4169188B" w:rsidR="00C73414" w:rsidRDefault="0026718D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7DF6F79" wp14:editId="0B44B573">
            <wp:extent cx="5274310" cy="557530"/>
            <wp:effectExtent l="0" t="0" r="2540" b="0"/>
            <wp:docPr id="20483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14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30AB" w14:textId="5E090B70" w:rsidR="00C73414" w:rsidRDefault="0026718D" w:rsidP="0026718D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26718D">
        <w:t>增量摘要 vs 全量摘要</w:t>
      </w:r>
    </w:p>
    <w:p w14:paraId="5F0D0A4C" w14:textId="1D0A2CBA" w:rsidR="00C73414" w:rsidRDefault="0026718D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2A62A7ED" wp14:editId="4D3B1ED0">
            <wp:extent cx="5274310" cy="1757680"/>
            <wp:effectExtent l="0" t="0" r="2540" b="0"/>
            <wp:docPr id="205713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3526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629" w14:textId="12573779" w:rsidR="00C73414" w:rsidRDefault="003C08C8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36F7D275" wp14:editId="5C51A081">
            <wp:extent cx="3066667" cy="342857"/>
            <wp:effectExtent l="0" t="0" r="635" b="635"/>
            <wp:docPr id="1969649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933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327" w14:textId="71DBF23D" w:rsidR="00C73414" w:rsidRDefault="003C08C8" w:rsidP="003C08C8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3C08C8">
        <w:t>Token 成本 vs 信息保留</w:t>
      </w:r>
    </w:p>
    <w:p w14:paraId="441CBCE0" w14:textId="71AB6C2A" w:rsidR="00C73414" w:rsidRDefault="00B26390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5861897B" wp14:editId="79E7FC70">
            <wp:extent cx="5274310" cy="563245"/>
            <wp:effectExtent l="0" t="0" r="2540" b="8255"/>
            <wp:docPr id="39040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47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CCD9" w14:textId="77777777" w:rsidR="00F96246" w:rsidRDefault="00F96246" w:rsidP="00F96246">
      <w:pPr>
        <w:pStyle w:val="3"/>
      </w:pPr>
      <w:r>
        <w:rPr>
          <w:rFonts w:hint="eastAsia"/>
        </w:rPr>
        <w:t xml:space="preserve">6. </w:t>
      </w:r>
      <w:r w:rsidRPr="00F96246">
        <w:t xml:space="preserve">只⽤向量检索、不做摘要可以吗？ </w:t>
      </w:r>
    </w:p>
    <w:p w14:paraId="550CE0B1" w14:textId="5391D435" w:rsidR="00C73414" w:rsidRDefault="00F96246" w:rsidP="006D76DF">
      <w:pPr>
        <w:rPr>
          <w:rFonts w:hint="eastAsia"/>
        </w:rPr>
      </w:pPr>
      <w:r w:rsidRPr="00F96246">
        <w:t>A：可以，但你会失去低成本的全局叙事（例如任务阶段、未决事项）。摘要擅⻓提供「主线」，向 量擅⻓提供「细节证据」。最佳实践常是摘要 + 检索并存。</w:t>
      </w:r>
    </w:p>
    <w:p w14:paraId="3D3AE74A" w14:textId="5C2474CF" w:rsidR="00C73414" w:rsidRDefault="00F96246" w:rsidP="006D76DF">
      <w:r w:rsidRPr="00F96246">
        <w:t>追问应对：若数据极结构化（⼯单系统），可⽤状态机字段替代部分摘要。</w:t>
      </w:r>
    </w:p>
    <w:p w14:paraId="1F069AF5" w14:textId="1B483096" w:rsidR="00F96246" w:rsidRDefault="00F96246" w:rsidP="00F96246">
      <w:pPr>
        <w:pStyle w:val="3"/>
      </w:pPr>
      <w:r>
        <w:rPr>
          <w:rFonts w:hint="eastAsia"/>
        </w:rPr>
        <w:t xml:space="preserve">7. </w:t>
      </w:r>
      <w:r w:rsidRPr="00F96246">
        <w:t>增量摘要误差累积怎么缓解？</w:t>
      </w:r>
    </w:p>
    <w:p w14:paraId="75141C51" w14:textId="430029BB" w:rsidR="00F96246" w:rsidRDefault="00F96246" w:rsidP="00F96246">
      <w:pPr>
        <w:rPr>
          <w:rFonts w:hint="eastAsia"/>
        </w:rPr>
      </w:pPr>
      <w:r w:rsidRPr="00F96246">
        <w:t>A：（1）定期全量重摘要；（2）摘要中保留关键事实清单（姓名、⽇期、硬约束）；（3）对摘要做 ⼀致性检查（另⼀个⼩模型挑错）；（4）让⽤户可编辑「⻓期事实」</w:t>
      </w:r>
    </w:p>
    <w:p w14:paraId="5605FB38" w14:textId="47F9B2D5" w:rsidR="00F96246" w:rsidRDefault="005F53E2" w:rsidP="005F53E2">
      <w:pPr>
        <w:pStyle w:val="2"/>
      </w:pPr>
      <w:r w:rsidRPr="005F53E2">
        <w:lastRenderedPageBreak/>
        <w:t>情景记忆与语义记忆</w:t>
      </w:r>
    </w:p>
    <w:p w14:paraId="557BB92A" w14:textId="7C6D4F56" w:rsidR="00F96246" w:rsidRDefault="005F53E2" w:rsidP="006D76DF">
      <w:r>
        <w:rPr>
          <w:noProof/>
        </w:rPr>
        <w:drawing>
          <wp:inline distT="0" distB="0" distL="0" distR="0" wp14:anchorId="08899B65" wp14:editId="44854706">
            <wp:extent cx="5274310" cy="2924810"/>
            <wp:effectExtent l="0" t="0" r="2540" b="8890"/>
            <wp:docPr id="1667988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892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254" w14:textId="69F32238" w:rsidR="00F96246" w:rsidRDefault="005F53E2" w:rsidP="005F53E2">
      <w:pPr>
        <w:pStyle w:val="3"/>
      </w:pPr>
      <w:r>
        <w:rPr>
          <w:rFonts w:hint="eastAsia"/>
        </w:rPr>
        <w:t xml:space="preserve">1. </w:t>
      </w:r>
      <w:r w:rsidRPr="005F53E2">
        <w:t>在 Agent 中的实现⽅式</w:t>
      </w:r>
    </w:p>
    <w:p w14:paraId="66704FD6" w14:textId="77D24274" w:rsidR="00F96246" w:rsidRDefault="00D15CD8" w:rsidP="006D76DF">
      <w:r>
        <w:rPr>
          <w:noProof/>
        </w:rPr>
        <w:drawing>
          <wp:inline distT="0" distB="0" distL="0" distR="0" wp14:anchorId="584C5BE4" wp14:editId="65261611">
            <wp:extent cx="5274310" cy="1015365"/>
            <wp:effectExtent l="0" t="0" r="2540" b="0"/>
            <wp:docPr id="94588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452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EB44" w14:textId="652407FE" w:rsidR="00F96246" w:rsidRDefault="002B6D24" w:rsidP="002B6D24">
      <w:pPr>
        <w:pStyle w:val="3"/>
      </w:pPr>
      <w:r>
        <w:rPr>
          <w:rFonts w:hint="eastAsia"/>
        </w:rPr>
        <w:t xml:space="preserve">2. </w:t>
      </w:r>
      <w:r w:rsidRPr="002B6D24">
        <w:t>情景记忆和语义记忆为什么要区分存储？</w:t>
      </w:r>
    </w:p>
    <w:p w14:paraId="4A3043A2" w14:textId="3EA9C069" w:rsidR="002B6D24" w:rsidRDefault="002B6D24" w:rsidP="006D76DF">
      <w:pPr>
        <w:rPr>
          <w:rFonts w:hint="eastAsia"/>
        </w:rPr>
      </w:pPr>
      <w:r w:rsidRPr="002B6D24">
        <w:t>A：因为更新频率、隐私级别、检索特征不同：情景更个⼈化、更时间敏感；语义更共享、更稳 定。区分后可做不同保留策略（情景更易过期）、不同权限（情景多⽤户隔离更严格），并减少把 「⼀次性事件」误当「⻓期规则」。</w:t>
      </w:r>
    </w:p>
    <w:p w14:paraId="3D25F1A3" w14:textId="782EFA86" w:rsidR="00F96246" w:rsidRDefault="009F734E" w:rsidP="009F734E">
      <w:pPr>
        <w:pStyle w:val="3"/>
      </w:pPr>
      <w:r>
        <w:rPr>
          <w:rFonts w:hint="eastAsia"/>
        </w:rPr>
        <w:t xml:space="preserve">3. </w:t>
      </w:r>
      <w:r w:rsidR="00773232" w:rsidRPr="00773232">
        <w:t>从情景归纳成语义 的离线 job（反思模块）。</w:t>
      </w:r>
    </w:p>
    <w:p w14:paraId="32B5ED62" w14:textId="77777777" w:rsidR="009F734E" w:rsidRPr="009F734E" w:rsidRDefault="009F734E" w:rsidP="009F734E">
      <w:r w:rsidRPr="009F734E">
        <w:t>为了解决 Agent 在长周期交互中的</w:t>
      </w:r>
      <w:r w:rsidRPr="009F734E">
        <w:rPr>
          <w:b/>
          <w:bCs/>
        </w:rPr>
        <w:t>记忆冗余</w:t>
      </w:r>
      <w:r w:rsidRPr="009F734E">
        <w:t>和</w:t>
      </w:r>
      <w:r w:rsidRPr="009F734E">
        <w:rPr>
          <w:b/>
          <w:bCs/>
        </w:rPr>
        <w:t>语义漂移</w:t>
      </w:r>
      <w:r w:rsidRPr="009F734E">
        <w:t>问题，我们在架构中引入了</w:t>
      </w:r>
      <w:r w:rsidRPr="009F734E">
        <w:rPr>
          <w:b/>
          <w:bCs/>
        </w:rPr>
        <w:t>离线反思模块（Reflection Module）</w:t>
      </w:r>
      <w:r w:rsidRPr="009F734E">
        <w:t>。</w:t>
      </w:r>
    </w:p>
    <w:p w14:paraId="08608BF7" w14:textId="77777777" w:rsidR="009F734E" w:rsidRPr="009F734E" w:rsidRDefault="009F734E" w:rsidP="009F734E">
      <w:r w:rsidRPr="009F734E">
        <w:rPr>
          <w:b/>
          <w:bCs/>
        </w:rPr>
        <w:t>机制：</w:t>
      </w:r>
      <w:r w:rsidRPr="009F734E">
        <w:t> 我们通过</w:t>
      </w:r>
      <w:r w:rsidRPr="009F734E">
        <w:rPr>
          <w:b/>
          <w:bCs/>
        </w:rPr>
        <w:t>定时任务（Offline Job）</w:t>
      </w:r>
      <w:r w:rsidRPr="009F734E">
        <w:t>，对存储在业务库中的原始**情景数据（Scenarios）**进行深度扫描。</w:t>
      </w:r>
    </w:p>
    <w:p w14:paraId="7AE64184" w14:textId="77777777" w:rsidR="009F734E" w:rsidRPr="009F734E" w:rsidRDefault="009F734E" w:rsidP="009F734E">
      <w:r w:rsidRPr="009F734E">
        <w:rPr>
          <w:b/>
          <w:bCs/>
        </w:rPr>
        <w:t>归纳：</w:t>
      </w:r>
      <w:r w:rsidRPr="009F734E">
        <w:t> 利用 LLM 的推理能力，将碎片化的对话行为</w:t>
      </w:r>
      <w:r w:rsidRPr="009F734E">
        <w:rPr>
          <w:b/>
          <w:bCs/>
        </w:rPr>
        <w:t>归纳（Induct）为结构化的语义知识（Semantics）</w:t>
      </w:r>
      <w:r w:rsidRPr="009F734E">
        <w:t>，例如用户偏好、领域背景或特定的业务约束。</w:t>
      </w:r>
    </w:p>
    <w:p w14:paraId="6E6C6D65" w14:textId="77777777" w:rsidR="009F734E" w:rsidRPr="009F734E" w:rsidRDefault="009F734E" w:rsidP="009F734E">
      <w:r w:rsidRPr="009F734E">
        <w:rPr>
          <w:b/>
          <w:bCs/>
        </w:rPr>
        <w:t>闭环：</w:t>
      </w:r>
      <w:r w:rsidRPr="009F734E">
        <w:t> 归纳后的语义信息被写回 </w:t>
      </w:r>
      <w:r w:rsidRPr="009F734E">
        <w:rPr>
          <w:b/>
          <w:bCs/>
        </w:rPr>
        <w:t>长期记忆（Profile）</w:t>
      </w:r>
      <w:r w:rsidRPr="009F734E">
        <w:t> 或向量数据库。</w:t>
      </w:r>
    </w:p>
    <w:p w14:paraId="50ADB30D" w14:textId="77777777" w:rsidR="009F734E" w:rsidRPr="009F734E" w:rsidRDefault="009F734E" w:rsidP="009F734E">
      <w:r w:rsidRPr="009F734E">
        <w:lastRenderedPageBreak/>
        <w:t>这种‘异步复盘’的模式，既避免了在实时交互中产生过高的延迟和 Token 成本，又确保了 Agent 的</w:t>
      </w:r>
      <w:r w:rsidRPr="009F734E">
        <w:rPr>
          <w:b/>
          <w:bCs/>
        </w:rPr>
        <w:t>知识库能够随着交互的深入而不断进化</w:t>
      </w:r>
      <w:r w:rsidRPr="009F734E">
        <w:t>，实现从‘记住对话’到‘理解用户’的跨越。</w:t>
      </w:r>
    </w:p>
    <w:p w14:paraId="5448555A" w14:textId="7B1F2D31" w:rsidR="00F96246" w:rsidRPr="009F734E" w:rsidRDefault="009F734E" w:rsidP="009F734E">
      <w:pPr>
        <w:pStyle w:val="2"/>
        <w:rPr>
          <w:rFonts w:hint="eastAsia"/>
        </w:rPr>
      </w:pPr>
      <w:r w:rsidRPr="009F734E">
        <w:t>记忆检索策略</w:t>
      </w:r>
    </w:p>
    <w:p w14:paraId="5DB43567" w14:textId="31A3C998" w:rsidR="00F96246" w:rsidRDefault="009F734E" w:rsidP="006D76DF">
      <w:r>
        <w:rPr>
          <w:noProof/>
        </w:rPr>
        <w:drawing>
          <wp:inline distT="0" distB="0" distL="0" distR="0" wp14:anchorId="7379A1B6" wp14:editId="405A68E6">
            <wp:extent cx="5274310" cy="833755"/>
            <wp:effectExtent l="0" t="0" r="2540" b="4445"/>
            <wp:docPr id="584350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032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49AE" w14:textId="7F3F291A" w:rsidR="00F96246" w:rsidRDefault="00A20016" w:rsidP="00A20016">
      <w:pPr>
        <w:pStyle w:val="3"/>
      </w:pPr>
      <w:r>
        <w:rPr>
          <w:rFonts w:hint="eastAsia"/>
        </w:rPr>
        <w:t xml:space="preserve">1. </w:t>
      </w:r>
      <w:r w:rsidRPr="00A20016">
        <w:t>基于时间的检索</w:t>
      </w:r>
    </w:p>
    <w:p w14:paraId="760054C9" w14:textId="00ABEAA9" w:rsidR="00F96246" w:rsidRDefault="00A20016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5E55FE4E" wp14:editId="2409D6EC">
            <wp:extent cx="4580952" cy="714286"/>
            <wp:effectExtent l="0" t="0" r="0" b="0"/>
            <wp:docPr id="1796289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991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6932" w14:textId="58B7615D" w:rsidR="006D76DF" w:rsidRDefault="00A20016" w:rsidP="00A20016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A20016">
        <w:t>基于相关性的检索</w:t>
      </w:r>
    </w:p>
    <w:p w14:paraId="4A8DE9D4" w14:textId="452C20D8" w:rsidR="006D76DF" w:rsidRDefault="00A20016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48F4E14D" wp14:editId="757410D9">
            <wp:extent cx="3295238" cy="619048"/>
            <wp:effectExtent l="0" t="0" r="635" b="0"/>
            <wp:docPr id="434553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383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0FAC" w14:textId="01598A95" w:rsidR="006D76DF" w:rsidRDefault="00A20016" w:rsidP="00A20016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A20016">
        <w:t>基于重要性的检索</w:t>
      </w:r>
    </w:p>
    <w:p w14:paraId="20A42F09" w14:textId="1E2CE672" w:rsidR="006D76DF" w:rsidRDefault="00A20016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3B91553E" wp14:editId="517FFD58">
            <wp:extent cx="4200000" cy="647619"/>
            <wp:effectExtent l="0" t="0" r="0" b="635"/>
            <wp:docPr id="33122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257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2D87" w14:textId="79E34482" w:rsidR="006D76DF" w:rsidRDefault="00A20016" w:rsidP="00A20016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A20016">
        <w:t>混合检索策略</w:t>
      </w:r>
    </w:p>
    <w:p w14:paraId="5BD3BD3A" w14:textId="2F6C7D47" w:rsidR="006D76DF" w:rsidRDefault="00F52239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00EE1D5" wp14:editId="54FFC87A">
            <wp:extent cx="5274310" cy="633095"/>
            <wp:effectExtent l="0" t="0" r="2540" b="0"/>
            <wp:docPr id="139092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2530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D158" w14:textId="0EE4DA31" w:rsidR="006D76DF" w:rsidRDefault="00F52239" w:rsidP="00F52239">
      <w:pPr>
        <w:pStyle w:val="3"/>
      </w:pPr>
      <w:r>
        <w:rPr>
          <w:rFonts w:hint="eastAsia"/>
        </w:rPr>
        <w:t xml:space="preserve">5. </w:t>
      </w:r>
      <w:r w:rsidRPr="00F52239">
        <w:t>Generative Agents 论⽂中的记忆检索思想（公式）</w:t>
      </w:r>
    </w:p>
    <w:p w14:paraId="25B26F9C" w14:textId="34D901CB" w:rsidR="00F52239" w:rsidRDefault="00F52239" w:rsidP="006D76DF">
      <w:r w:rsidRPr="00F52239">
        <w:t>斯坦福 Generative Agents 提出：⾃然语⾔记忆在检索时应综合 相关性（relevance）、近期性 （recency）、重要性（importance）。常⻅实现会对每项做归⼀化后加权：</w:t>
      </w:r>
    </w:p>
    <w:p w14:paraId="602995B8" w14:textId="12035A78" w:rsidR="00F52239" w:rsidRDefault="00F52239" w:rsidP="006D76DF">
      <w:r>
        <w:rPr>
          <w:noProof/>
        </w:rPr>
        <w:lastRenderedPageBreak/>
        <w:drawing>
          <wp:inline distT="0" distB="0" distL="0" distR="0" wp14:anchorId="0E3696C9" wp14:editId="01B443CD">
            <wp:extent cx="5274310" cy="575310"/>
            <wp:effectExtent l="0" t="0" r="2540" b="0"/>
            <wp:docPr id="53419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9812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1ADC" w14:textId="10B3A0A3" w:rsidR="00F52239" w:rsidRDefault="00D36264" w:rsidP="006D76DF">
      <w:r w:rsidRPr="00D36264">
        <w:t>强调多因⼦融合与归⼀化，并说明线上要 AB 测试权重。</w:t>
      </w:r>
    </w:p>
    <w:p w14:paraId="3766F8E7" w14:textId="727BDB45" w:rsidR="00F52239" w:rsidRDefault="00D36264" w:rsidP="00D36264">
      <w:pPr>
        <w:pStyle w:val="3"/>
      </w:pPr>
      <w:r>
        <w:rPr>
          <w:rFonts w:hint="eastAsia"/>
        </w:rPr>
        <w:t xml:space="preserve">6. </w:t>
      </w:r>
      <w:r w:rsidRPr="00D36264">
        <w:t>混合检索怎么去重与限⻓？</w:t>
      </w:r>
    </w:p>
    <w:p w14:paraId="157E4615" w14:textId="75D4CEB2" w:rsidR="00F52239" w:rsidRDefault="00D36264" w:rsidP="006D76DF">
      <w:r w:rsidRPr="00D36264">
        <w:t>**A：**去重：同⼀事实不同表述可⽤ 语义去重（相似度阈值）或 canonical key（实体对⻬）。 限⻓：按最终 rerank_score 排序后做 Token 装箱；或分层注⼊「摘要优先、细节按需」。</w:t>
      </w:r>
    </w:p>
    <w:p w14:paraId="3700239D" w14:textId="77777777" w:rsidR="00D36264" w:rsidRDefault="00D36264" w:rsidP="00D36264">
      <w:pPr>
        <w:pStyle w:val="3"/>
      </w:pPr>
      <w:r>
        <w:rPr>
          <w:rFonts w:hint="eastAsia"/>
        </w:rPr>
        <w:t>7.</w:t>
      </w:r>
      <w:r w:rsidRPr="00D36264">
        <w:t>「去重会不会误删相似但不同约束？」</w:t>
      </w:r>
    </w:p>
    <w:p w14:paraId="1CC1F528" w14:textId="0D314A68" w:rsidR="00F52239" w:rsidRDefault="00D36264" w:rsidP="006D76DF">
      <w:r w:rsidRPr="00D36264">
        <w:t>——答：⽤ 阈值 + 冲突检测（⽭盾触 发⼈⼯或⼆次 LLM 仲裁），⽽⾮纯相似度合并。</w:t>
      </w:r>
    </w:p>
    <w:p w14:paraId="4B650342" w14:textId="48A0E8C6" w:rsidR="00F52239" w:rsidRDefault="007732C0" w:rsidP="007732C0">
      <w:pPr>
        <w:pStyle w:val="3"/>
      </w:pPr>
      <w:r>
        <w:rPr>
          <w:rFonts w:hint="eastAsia"/>
        </w:rPr>
        <w:t xml:space="preserve">8. </w:t>
      </w:r>
      <w:r w:rsidRPr="007732C0">
        <w:t>只做强相关性检索会有什么问题？</w:t>
      </w:r>
    </w:p>
    <w:p w14:paraId="52E1002B" w14:textId="2A59DCE4" w:rsidR="00F52239" w:rsidRDefault="007732C0" w:rsidP="006D76DF">
      <w:pPr>
        <w:rPr>
          <w:rFonts w:hint="eastAsia"/>
        </w:rPr>
      </w:pPr>
      <w:r w:rsidRPr="007732C0">
        <w:t>会漏掉仍然有效但表述不相似的硬约束；也会过度偏向「像」但错误的⽚段。需要 时间与重要 性补⾜。</w:t>
      </w:r>
    </w:p>
    <w:p w14:paraId="5299ADC2" w14:textId="77777777" w:rsidR="007732C0" w:rsidRDefault="007732C0" w:rsidP="007732C0">
      <w:pPr>
        <w:pStyle w:val="3"/>
      </w:pPr>
      <w:r>
        <w:rPr>
          <w:rFonts w:hint="eastAsia"/>
        </w:rPr>
        <w:t xml:space="preserve">9. </w:t>
      </w:r>
      <w:r w:rsidRPr="007732C0">
        <w:t>「三路召回怎么融合？」</w:t>
      </w:r>
    </w:p>
    <w:p w14:paraId="4DD8C7DB" w14:textId="4F42D95D" w:rsidR="006D76DF" w:rsidRDefault="007732C0" w:rsidP="006D76DF">
      <w:pPr>
        <w:rPr>
          <w:rFonts w:hint="eastAsia"/>
        </w:rPr>
      </w:pPr>
      <w:r w:rsidRPr="007732C0">
        <w:t>——答：RRF（倒数排名融合）、或统⼀打分后 线性 加权 / Learning to Rank，线上 AB 调参。</w:t>
      </w:r>
    </w:p>
    <w:p w14:paraId="1F96A3C4" w14:textId="6091EF1F" w:rsidR="006D76DF" w:rsidRDefault="007732C0" w:rsidP="007732C0">
      <w:pPr>
        <w:pStyle w:val="2"/>
        <w:rPr>
          <w:rFonts w:hint="eastAsia"/>
        </w:rPr>
      </w:pPr>
      <w:r w:rsidRPr="007732C0">
        <w:t>⾼级记忆框架</w:t>
      </w:r>
    </w:p>
    <w:p w14:paraId="438BD395" w14:textId="2C789B68" w:rsidR="006D76DF" w:rsidRDefault="007732C0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29EEB58E" wp14:editId="26F80705">
            <wp:extent cx="5274310" cy="989965"/>
            <wp:effectExtent l="0" t="0" r="2540" b="635"/>
            <wp:docPr id="1543100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092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A1E6" w14:textId="08E24C12" w:rsidR="006D76DF" w:rsidRDefault="00086D47" w:rsidP="00086D47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1. </w:t>
      </w:r>
      <w:r w:rsidRPr="00086D47">
        <w:t>MemGPT / MemOS</w:t>
      </w:r>
    </w:p>
    <w:p w14:paraId="4A4C0CE1" w14:textId="59111BE4" w:rsidR="006D76DF" w:rsidRDefault="00086D47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0067E85A" wp14:editId="041BCD3D">
            <wp:extent cx="5274310" cy="2000250"/>
            <wp:effectExtent l="0" t="0" r="2540" b="0"/>
            <wp:docPr id="205370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829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7EC9" w14:textId="7FB57F96" w:rsidR="006D76DF" w:rsidRDefault="00C62D88" w:rsidP="00C62D88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C62D88">
        <w:t>Mem0 框架</w:t>
      </w:r>
    </w:p>
    <w:p w14:paraId="3DF161B6" w14:textId="39C6D1D8" w:rsidR="006D76DF" w:rsidRDefault="00C62D88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1B6D24F0" wp14:editId="59E75FDD">
            <wp:extent cx="5274310" cy="1406525"/>
            <wp:effectExtent l="0" t="0" r="2540" b="3175"/>
            <wp:docPr id="598029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994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1E1E" w14:textId="07259D19" w:rsidR="006D76DF" w:rsidRDefault="00586F82" w:rsidP="00586F82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586F82">
        <w:t>记忆的反思与整合</w:t>
      </w:r>
    </w:p>
    <w:p w14:paraId="69337574" w14:textId="56BCE0A8" w:rsidR="006D76DF" w:rsidRDefault="00586F82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27036347" wp14:editId="38020645">
            <wp:extent cx="5274310" cy="654050"/>
            <wp:effectExtent l="0" t="0" r="2540" b="0"/>
            <wp:docPr id="80559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220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2D69" w14:textId="2F94EA87" w:rsidR="006D76DF" w:rsidRDefault="00586F82" w:rsidP="00586F82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586F82">
        <w:t>记忆图谱</w:t>
      </w:r>
    </w:p>
    <w:p w14:paraId="43B5B185" w14:textId="512D9975" w:rsidR="006D76DF" w:rsidRDefault="00586F82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5D64EDC0" wp14:editId="0401CD33">
            <wp:extent cx="4800000" cy="552381"/>
            <wp:effectExtent l="0" t="0" r="635" b="635"/>
            <wp:docPr id="1670279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7977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A75D" w14:textId="758C4F35" w:rsidR="006D76DF" w:rsidRDefault="008374FE" w:rsidP="008374FE">
      <w:pPr>
        <w:pStyle w:val="3"/>
      </w:pPr>
      <w:r>
        <w:rPr>
          <w:rFonts w:hint="eastAsia"/>
        </w:rPr>
        <w:t xml:space="preserve">5. </w:t>
      </w:r>
      <w:r w:rsidRPr="008374FE">
        <w:t>MemGPT 和简单 RAG 的本质区别是什么？</w:t>
      </w:r>
    </w:p>
    <w:p w14:paraId="53A51C4B" w14:textId="33533FD7" w:rsidR="00586F82" w:rsidRDefault="008374FE" w:rsidP="006D76DF">
      <w:r w:rsidRPr="008374FE">
        <w:t>RAG 多是被动检索；MemGPT 强调主动内存管理——模型或控制器决定何时把外部记忆换⼊ 上下⽂、何时写出、如何分⻚，更像 OS 管理 RAM。</w:t>
      </w:r>
    </w:p>
    <w:p w14:paraId="7D97B3F8" w14:textId="25FBEC79" w:rsidR="00586F82" w:rsidRDefault="00125BF7" w:rsidP="006D76DF">
      <w:r w:rsidRPr="00125BF7">
        <w:t>可以补充 控制流可由函数调⽤/⼯具 实现。</w:t>
      </w:r>
    </w:p>
    <w:p w14:paraId="14FB85C0" w14:textId="1BEE0F27" w:rsidR="00586F82" w:rsidRDefault="00125BF7" w:rsidP="00125BF7">
      <w:pPr>
        <w:pStyle w:val="3"/>
      </w:pPr>
      <w:r>
        <w:rPr>
          <w:rFonts w:hint="eastAsia"/>
        </w:rPr>
        <w:lastRenderedPageBreak/>
        <w:t xml:space="preserve">6. </w:t>
      </w:r>
      <w:r w:rsidRPr="00125BF7">
        <w:t>记忆图谱⽐向量库强在哪⾥，弱在哪⾥？</w:t>
      </w:r>
    </w:p>
    <w:p w14:paraId="08EDEC0B" w14:textId="21F6719E" w:rsidR="00586F82" w:rsidRDefault="00125BF7" w:rsidP="006D76DF">
      <w:r w:rsidRPr="00125BF7">
        <w:t>**A：**强在 多跳推理与结构化关系；弱在 构建成本⾼、实体对⻬难，且对⾮结构化闲聊未必划 算。</w:t>
      </w:r>
    </w:p>
    <w:p w14:paraId="514A5576" w14:textId="2FB02F7D" w:rsidR="00586F82" w:rsidRDefault="00125BF7" w:rsidP="00125BF7">
      <w:pPr>
        <w:pStyle w:val="2"/>
      </w:pPr>
      <w:r w:rsidRPr="00125BF7">
        <w:t>记忆在⽣产中的挑战</w:t>
      </w:r>
    </w:p>
    <w:p w14:paraId="1D1FAFD5" w14:textId="40D9A0BE" w:rsidR="00586F82" w:rsidRDefault="00125BF7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77F8831A" wp14:editId="6EC5A86B">
            <wp:extent cx="5274310" cy="763905"/>
            <wp:effectExtent l="0" t="0" r="2540" b="0"/>
            <wp:docPr id="1120379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914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47DB" w14:textId="69BC5029" w:rsidR="006D76DF" w:rsidRDefault="00125BF7" w:rsidP="00125BF7">
      <w:pPr>
        <w:pStyle w:val="3"/>
        <w:rPr>
          <w:rFonts w:hint="eastAsia"/>
        </w:rPr>
      </w:pPr>
      <w:r>
        <w:rPr>
          <w:rFonts w:hint="eastAsia"/>
        </w:rPr>
        <w:t xml:space="preserve">1. </w:t>
      </w:r>
      <w:r w:rsidRPr="00125BF7">
        <w:t>多⽤户记忆隔离</w:t>
      </w:r>
    </w:p>
    <w:p w14:paraId="49620699" w14:textId="3170682D" w:rsidR="006D76DF" w:rsidRDefault="00125BF7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405959BE" wp14:editId="2C3103DD">
            <wp:extent cx="5274310" cy="676910"/>
            <wp:effectExtent l="0" t="0" r="2540" b="8890"/>
            <wp:docPr id="1941523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370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15E2" w14:textId="6E5A3BFC" w:rsidR="006D76DF" w:rsidRDefault="00125BF7" w:rsidP="00125BF7">
      <w:pPr>
        <w:pStyle w:val="3"/>
        <w:rPr>
          <w:rFonts w:hint="eastAsia"/>
        </w:rPr>
      </w:pPr>
      <w:r>
        <w:rPr>
          <w:rFonts w:hint="eastAsia"/>
        </w:rPr>
        <w:t xml:space="preserve">2. </w:t>
      </w:r>
      <w:r w:rsidRPr="00125BF7">
        <w:t>持久化存储</w:t>
      </w:r>
    </w:p>
    <w:p w14:paraId="2EC249A2" w14:textId="287B7564" w:rsidR="006D76DF" w:rsidRDefault="00136AE1" w:rsidP="006D76DF">
      <w:pPr>
        <w:rPr>
          <w:rFonts w:hint="eastAsia"/>
        </w:rPr>
      </w:pPr>
      <w:r>
        <w:rPr>
          <w:noProof/>
        </w:rPr>
        <w:drawing>
          <wp:inline distT="0" distB="0" distL="0" distR="0" wp14:anchorId="23533D65" wp14:editId="3BBFE637">
            <wp:extent cx="5274310" cy="782955"/>
            <wp:effectExtent l="0" t="0" r="2540" b="0"/>
            <wp:docPr id="1419865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578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F71E" w14:textId="57A769B2" w:rsidR="009056FA" w:rsidRPr="009056FA" w:rsidRDefault="009056FA" w:rsidP="009056FA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 w:rsidRPr="009056FA">
        <w:t>备份与迁移 (Backup &amp; Migration)</w:t>
      </w:r>
    </w:p>
    <w:p w14:paraId="6404FD42" w14:textId="77777777" w:rsidR="009056FA" w:rsidRPr="009056FA" w:rsidRDefault="009056FA" w:rsidP="009056FA">
      <w:r w:rsidRPr="009056FA">
        <w:t>向量库不仅要备份向量，还要备份对应的</w:t>
      </w:r>
      <w:r w:rsidRPr="009056FA">
        <w:rPr>
          <w:b/>
          <w:bCs/>
        </w:rPr>
        <w:t>元数据</w:t>
      </w:r>
      <w:r w:rsidRPr="009056FA">
        <w:t>。</w:t>
      </w:r>
    </w:p>
    <w:p w14:paraId="2E74B222" w14:textId="77777777" w:rsidR="009056FA" w:rsidRPr="009056FA" w:rsidRDefault="009056FA" w:rsidP="009056FA">
      <w:r w:rsidRPr="009056FA">
        <w:t>如果你从 Milvus 迁移到 Qdrant，由于索引格式不同，通常需要重新导入数据。</w:t>
      </w:r>
    </w:p>
    <w:p w14:paraId="4DE27E12" w14:textId="3055BC8B" w:rsidR="009056FA" w:rsidRPr="009056FA" w:rsidRDefault="009056FA" w:rsidP="009056FA">
      <w:pPr>
        <w:pStyle w:val="3"/>
        <w:rPr>
          <w:rFonts w:hint="eastAsia"/>
        </w:rPr>
      </w:pPr>
      <w:r>
        <w:rPr>
          <w:rFonts w:hint="eastAsia"/>
        </w:rPr>
        <w:t xml:space="preserve">4. </w:t>
      </w:r>
      <w:r w:rsidRPr="009056FA">
        <w:t>索引重建 (Index Rebuild)</w:t>
      </w:r>
    </w:p>
    <w:p w14:paraId="050B4977" w14:textId="642EF4CA" w:rsidR="009056FA" w:rsidRPr="009056FA" w:rsidRDefault="009056FA" w:rsidP="009056FA">
      <w:r w:rsidRPr="009056FA">
        <w:t>随着数据不断增删改，图结构会变得碎片化。</w:t>
      </w:r>
    </w:p>
    <w:p w14:paraId="1D0E144D" w14:textId="77777777" w:rsidR="009056FA" w:rsidRPr="009056FA" w:rsidRDefault="009056FA" w:rsidP="009056FA">
      <w:r w:rsidRPr="009056FA">
        <w:rPr>
          <w:b/>
          <w:bCs/>
        </w:rPr>
        <w:t>操作：</w:t>
      </w:r>
      <w:r w:rsidRPr="009056FA">
        <w:t> 就像电脑清理碎片一样，需要定期停机或后台重建索引，以保持 </w:t>
      </w:r>
      <w:r w:rsidRPr="009056FA">
        <w:rPr>
          <w:b/>
          <w:bCs/>
        </w:rPr>
        <w:t>ANN 检索</w:t>
      </w:r>
      <w:r w:rsidRPr="009056FA">
        <w:t> 的精度。</w:t>
      </w:r>
    </w:p>
    <w:p w14:paraId="402D9F0C" w14:textId="0E893524" w:rsidR="009056FA" w:rsidRPr="009056FA" w:rsidRDefault="009056FA" w:rsidP="009056FA">
      <w:pPr>
        <w:pStyle w:val="3"/>
        <w:rPr>
          <w:rFonts w:hint="eastAsia"/>
        </w:rPr>
      </w:pPr>
      <w:r>
        <w:rPr>
          <w:rFonts w:hint="eastAsia"/>
        </w:rPr>
        <w:t xml:space="preserve">5. </w:t>
      </w:r>
      <w:r w:rsidRPr="009056FA">
        <w:t>Embedding 模型升级后的「重嵌入策略」 (Re-embedding Strategy)</w:t>
      </w:r>
    </w:p>
    <w:p w14:paraId="4C9379FA" w14:textId="77777777" w:rsidR="009056FA" w:rsidRPr="009056FA" w:rsidRDefault="009056FA" w:rsidP="009056FA">
      <w:r w:rsidRPr="009056FA">
        <w:rPr>
          <w:b/>
          <w:bCs/>
        </w:rPr>
        <w:t>背景：</w:t>
      </w:r>
      <w:r w:rsidRPr="009056FA">
        <w:t> 假设你原来用的是 OpenAI 的 v2 模型做的向量。现在 v3 出来了，效果更好。</w:t>
      </w:r>
    </w:p>
    <w:p w14:paraId="50BB5AF0" w14:textId="77777777" w:rsidR="009056FA" w:rsidRPr="009056FA" w:rsidRDefault="009056FA" w:rsidP="009056FA">
      <w:r w:rsidRPr="009056FA">
        <w:rPr>
          <w:b/>
          <w:bCs/>
        </w:rPr>
        <w:lastRenderedPageBreak/>
        <w:t>致命伤：</w:t>
      </w:r>
      <w:r w:rsidRPr="009056FA">
        <w:t> </w:t>
      </w:r>
      <w:r w:rsidRPr="009056FA">
        <w:rPr>
          <w:b/>
          <w:bCs/>
        </w:rPr>
        <w:t>不同模型的向量绝对不能混用！</w:t>
      </w:r>
      <w:r w:rsidRPr="009056FA">
        <w:t> 它们在数学空间里的维度和位置完全不同。</w:t>
      </w:r>
    </w:p>
    <w:p w14:paraId="3E9C9157" w14:textId="77777777" w:rsidR="009056FA" w:rsidRPr="009056FA" w:rsidRDefault="009056FA" w:rsidP="009056FA">
      <w:r w:rsidRPr="009056FA">
        <w:rPr>
          <w:b/>
          <w:bCs/>
        </w:rPr>
        <w:t>策略：</w:t>
      </w:r>
    </w:p>
    <w:p w14:paraId="17807C84" w14:textId="77777777" w:rsidR="009056FA" w:rsidRPr="009056FA" w:rsidRDefault="009056FA" w:rsidP="009056FA">
      <w:pPr>
        <w:numPr>
          <w:ilvl w:val="2"/>
          <w:numId w:val="6"/>
        </w:numPr>
      </w:pPr>
      <w:r w:rsidRPr="009056FA">
        <w:rPr>
          <w:b/>
          <w:bCs/>
        </w:rPr>
        <w:t>全量重刷：</w:t>
      </w:r>
      <w:r w:rsidRPr="009056FA">
        <w:t> 把 100 万篇原始文档从业务库拿出来，用新模型重新跑一遍 Embedding，存入新表。</w:t>
      </w:r>
    </w:p>
    <w:p w14:paraId="3735997D" w14:textId="77777777" w:rsidR="009056FA" w:rsidRPr="009056FA" w:rsidRDefault="009056FA" w:rsidP="009056FA">
      <w:pPr>
        <w:numPr>
          <w:ilvl w:val="2"/>
          <w:numId w:val="6"/>
        </w:numPr>
      </w:pPr>
      <w:r w:rsidRPr="009056FA">
        <w:rPr>
          <w:b/>
          <w:bCs/>
        </w:rPr>
        <w:t>影子模式切换：</w:t>
      </w:r>
      <w:r w:rsidRPr="009056FA">
        <w:t> 新旧库并行。新请求同时查两个库，对比结果，没问题后再关掉旧库。</w:t>
      </w:r>
    </w:p>
    <w:p w14:paraId="1E4E1978" w14:textId="77777777" w:rsidR="009056FA" w:rsidRDefault="009056FA" w:rsidP="009056FA">
      <w:pPr>
        <w:numPr>
          <w:ilvl w:val="2"/>
          <w:numId w:val="6"/>
        </w:numPr>
      </w:pPr>
      <w:r w:rsidRPr="009056FA">
        <w:rPr>
          <w:b/>
          <w:bCs/>
        </w:rPr>
        <w:t>注意点：</w:t>
      </w:r>
      <w:r w:rsidRPr="009056FA">
        <w:t> 升级模型意味着巨大的算力消耗（要重新花钱买 Token 算向量）。</w:t>
      </w:r>
    </w:p>
    <w:p w14:paraId="39020278" w14:textId="3F288B0E" w:rsidR="00283397" w:rsidRPr="009056FA" w:rsidRDefault="00283397" w:rsidP="00283397">
      <w:pPr>
        <w:pStyle w:val="3"/>
        <w:rPr>
          <w:rFonts w:hint="eastAsia"/>
        </w:rPr>
      </w:pPr>
      <w:r>
        <w:rPr>
          <w:rFonts w:hint="eastAsia"/>
        </w:rPr>
        <w:t>6. 为什么选择postgres而不是mysql</w:t>
      </w:r>
    </w:p>
    <w:p w14:paraId="53AE2992" w14:textId="77777777" w:rsidR="00283397" w:rsidRDefault="00283397" w:rsidP="00283397">
      <w:pPr>
        <w:pStyle w:val="ng-star-inserted"/>
        <w:numPr>
          <w:ilvl w:val="0"/>
          <w:numId w:val="6"/>
        </w:numPr>
        <w:shd w:val="clear" w:color="auto" w:fill="262D3D"/>
        <w:spacing w:before="0" w:beforeAutospacing="0" w:after="270" w:afterAutospacing="0" w:line="315" w:lineRule="atLeast"/>
        <w:rPr>
          <w:rFonts w:ascii="Arial" w:hAnsi="Arial" w:cs="Arial"/>
          <w:color w:val="D4D4D4"/>
          <w:sz w:val="21"/>
          <w:szCs w:val="21"/>
        </w:rPr>
      </w:pPr>
      <w:r>
        <w:rPr>
          <w:rStyle w:val="ng-star-inserted1"/>
          <w:rFonts w:ascii="Arial" w:hAnsi="Arial" w:cs="Arial"/>
          <w:color w:val="D4D4D4"/>
          <w:sz w:val="21"/>
          <w:szCs w:val="21"/>
        </w:rPr>
        <w:t>虽然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 xml:space="preserve"> MySQL 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是优秀的通用关系型数据库，但在构建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LLM Agent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架构时，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Postgres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具有不可替代的优势：</w:t>
      </w:r>
    </w:p>
    <w:p w14:paraId="5B7DA8A5" w14:textId="77777777" w:rsidR="00283397" w:rsidRDefault="00283397" w:rsidP="00283397">
      <w:pPr>
        <w:pStyle w:val="ng-star-inserted"/>
        <w:numPr>
          <w:ilvl w:val="0"/>
          <w:numId w:val="6"/>
        </w:numPr>
        <w:shd w:val="clear" w:color="auto" w:fill="262D3D"/>
        <w:spacing w:after="270" w:afterAutospacing="0" w:line="315" w:lineRule="atLeast"/>
        <w:rPr>
          <w:rFonts w:ascii="Arial" w:hAnsi="Arial" w:cs="Arial"/>
          <w:color w:val="D4D4D4"/>
          <w:sz w:val="21"/>
          <w:szCs w:val="21"/>
        </w:rPr>
      </w:pPr>
      <w:r>
        <w:rPr>
          <w:rStyle w:val="ng-star-inserted1"/>
          <w:rFonts w:ascii="Arial" w:hAnsi="Arial" w:cs="Arial"/>
          <w:color w:val="D4D4D4"/>
          <w:sz w:val="21"/>
          <w:szCs w:val="21"/>
        </w:rPr>
        <w:t>首先是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 xml:space="preserve">pgvector 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插件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，它允许我们在同一个事务内完成关系数据和向量数据的操作，极大地简化了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RAG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的底层架构。</w:t>
      </w:r>
    </w:p>
    <w:p w14:paraId="7EBB9D47" w14:textId="77777777" w:rsidR="00283397" w:rsidRDefault="00283397" w:rsidP="00283397">
      <w:pPr>
        <w:pStyle w:val="ng-star-inserted"/>
        <w:numPr>
          <w:ilvl w:val="0"/>
          <w:numId w:val="6"/>
        </w:numPr>
        <w:shd w:val="clear" w:color="auto" w:fill="262D3D"/>
        <w:spacing w:after="270" w:afterAutospacing="0" w:line="315" w:lineRule="atLeast"/>
        <w:rPr>
          <w:rFonts w:ascii="Arial" w:hAnsi="Arial" w:cs="Arial"/>
          <w:color w:val="D4D4D4"/>
          <w:sz w:val="21"/>
          <w:szCs w:val="21"/>
        </w:rPr>
      </w:pPr>
      <w:r>
        <w:rPr>
          <w:rStyle w:val="ng-star-inserted1"/>
          <w:rFonts w:ascii="Arial" w:hAnsi="Arial" w:cs="Arial"/>
          <w:color w:val="D4D4D4"/>
          <w:sz w:val="21"/>
          <w:szCs w:val="21"/>
        </w:rPr>
        <w:t>其次是其强大的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 xml:space="preserve">JSONB 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支持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，非常适合存储和索引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 xml:space="preserve"> Agent 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产生的半结构化会话记录。</w:t>
      </w:r>
    </w:p>
    <w:p w14:paraId="7E8D96BD" w14:textId="77777777" w:rsidR="00283397" w:rsidRDefault="00283397" w:rsidP="00283397">
      <w:pPr>
        <w:pStyle w:val="ng-star-inserted"/>
        <w:numPr>
          <w:ilvl w:val="0"/>
          <w:numId w:val="6"/>
        </w:numPr>
        <w:shd w:val="clear" w:color="auto" w:fill="262D3D"/>
        <w:spacing w:after="270" w:afterAutospacing="0" w:line="315" w:lineRule="atLeast"/>
        <w:rPr>
          <w:rFonts w:ascii="Arial" w:hAnsi="Arial" w:cs="Arial"/>
          <w:color w:val="D4D4D4"/>
          <w:sz w:val="21"/>
          <w:szCs w:val="21"/>
        </w:rPr>
      </w:pPr>
      <w:r>
        <w:rPr>
          <w:rStyle w:val="ng-star-inserted1"/>
          <w:rFonts w:ascii="Arial" w:hAnsi="Arial" w:cs="Arial"/>
          <w:color w:val="D4D4D4"/>
          <w:sz w:val="21"/>
          <w:szCs w:val="21"/>
        </w:rPr>
        <w:t>最后，考虑到未来可能的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混合检索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需求，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 xml:space="preserve">Postgres 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内置的全文搜索能力能让我们在早期摆脱对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 xml:space="preserve"> Elasticsearch </w:t>
      </w:r>
      <w:r>
        <w:rPr>
          <w:rStyle w:val="ng-star-inserted1"/>
          <w:rFonts w:ascii="Arial" w:hAnsi="Arial" w:cs="Arial"/>
          <w:color w:val="D4D4D4"/>
          <w:sz w:val="21"/>
          <w:szCs w:val="21"/>
        </w:rPr>
        <w:t>的依赖，降低系统复杂度。</w:t>
      </w:r>
    </w:p>
    <w:p w14:paraId="18DCCADF" w14:textId="77777777" w:rsidR="00283397" w:rsidRDefault="00283397" w:rsidP="00283397">
      <w:pPr>
        <w:pStyle w:val="ng-star-inserted"/>
        <w:numPr>
          <w:ilvl w:val="0"/>
          <w:numId w:val="6"/>
        </w:numPr>
        <w:shd w:val="clear" w:color="auto" w:fill="262D3D"/>
        <w:spacing w:after="0" w:afterAutospacing="0" w:line="315" w:lineRule="atLeast"/>
        <w:rPr>
          <w:rFonts w:ascii="Arial" w:hAnsi="Arial" w:cs="Arial"/>
          <w:color w:val="D4D4D4"/>
          <w:sz w:val="21"/>
          <w:szCs w:val="21"/>
        </w:rPr>
      </w:pPr>
      <w:r>
        <w:rPr>
          <w:rStyle w:val="ng-star-inserted1"/>
          <w:rFonts w:ascii="Arial" w:hAnsi="Arial" w:cs="Arial"/>
          <w:color w:val="D4D4D4"/>
          <w:sz w:val="21"/>
          <w:szCs w:val="21"/>
        </w:rPr>
        <w:t>简单来说，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 xml:space="preserve">Postgres 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已经超越了传统数据库，它是目前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 xml:space="preserve"> AI 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开发者手中最高效的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‘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多模态数据底座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’</w:t>
      </w:r>
      <w:r>
        <w:rPr>
          <w:rStyle w:val="ng-star-inserted1"/>
          <w:rFonts w:ascii="Arial" w:hAnsi="Arial" w:cs="Arial"/>
          <w:b/>
          <w:bCs/>
          <w:color w:val="D4D4D4"/>
          <w:sz w:val="21"/>
          <w:szCs w:val="21"/>
        </w:rPr>
        <w:t>。</w:t>
      </w:r>
    </w:p>
    <w:p w14:paraId="15BAC129" w14:textId="38AD11E9" w:rsidR="006D76DF" w:rsidRPr="00283397" w:rsidRDefault="00283397" w:rsidP="00283397">
      <w:pPr>
        <w:pStyle w:val="3"/>
        <w:rPr>
          <w:rFonts w:hint="eastAsia"/>
        </w:rPr>
      </w:pPr>
      <w:r>
        <w:rPr>
          <w:rFonts w:hint="eastAsia"/>
        </w:rPr>
        <w:t xml:space="preserve">7. </w:t>
      </w:r>
      <w:r w:rsidRPr="00283397">
        <w:t>记忆的⼀致性</w:t>
      </w:r>
    </w:p>
    <w:p w14:paraId="62F134D9" w14:textId="04D872CC" w:rsidR="006D76DF" w:rsidRDefault="00283397" w:rsidP="006D76DF">
      <w:r>
        <w:rPr>
          <w:noProof/>
        </w:rPr>
        <w:drawing>
          <wp:inline distT="0" distB="0" distL="0" distR="0" wp14:anchorId="7EB8A385" wp14:editId="0C6613FD">
            <wp:extent cx="4828571" cy="638095"/>
            <wp:effectExtent l="0" t="0" r="0" b="0"/>
            <wp:docPr id="122224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4437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EFE8" w14:textId="6CEFB74B" w:rsidR="00283397" w:rsidRDefault="00711A52" w:rsidP="00711A52">
      <w:pPr>
        <w:pStyle w:val="3"/>
      </w:pPr>
      <w:r>
        <w:rPr>
          <w:rFonts w:hint="eastAsia"/>
        </w:rPr>
        <w:t xml:space="preserve">8. </w:t>
      </w:r>
      <w:r w:rsidRPr="00711A52">
        <w:t>隐私与安全</w:t>
      </w:r>
    </w:p>
    <w:p w14:paraId="07BB9672" w14:textId="33AC09E1" w:rsidR="00283397" w:rsidRDefault="00711A52" w:rsidP="006D76DF">
      <w:r>
        <w:rPr>
          <w:noProof/>
        </w:rPr>
        <w:drawing>
          <wp:inline distT="0" distB="0" distL="0" distR="0" wp14:anchorId="6A03BFCC" wp14:editId="05CD1287">
            <wp:extent cx="5274310" cy="641350"/>
            <wp:effectExtent l="0" t="0" r="2540" b="6350"/>
            <wp:docPr id="746526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620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C7D7" w14:textId="570F27BA" w:rsidR="00283397" w:rsidRDefault="00711A52" w:rsidP="00711A52">
      <w:pPr>
        <w:pStyle w:val="3"/>
      </w:pPr>
      <w:r>
        <w:rPr>
          <w:rFonts w:hint="eastAsia"/>
        </w:rPr>
        <w:lastRenderedPageBreak/>
        <w:t xml:space="preserve">9. </w:t>
      </w:r>
      <w:r w:rsidRPr="00711A52">
        <w:t>性能优化</w:t>
      </w:r>
    </w:p>
    <w:p w14:paraId="6403B465" w14:textId="6E21D0DE" w:rsidR="00283397" w:rsidRDefault="00711A52" w:rsidP="006D76DF">
      <w:r>
        <w:rPr>
          <w:noProof/>
        </w:rPr>
        <w:drawing>
          <wp:inline distT="0" distB="0" distL="0" distR="0" wp14:anchorId="2256B96E" wp14:editId="66201161">
            <wp:extent cx="5274310" cy="310515"/>
            <wp:effectExtent l="0" t="0" r="2540" b="0"/>
            <wp:docPr id="44174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9164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1103" w14:textId="26B7B9EE" w:rsidR="00283397" w:rsidRDefault="00885AA7" w:rsidP="00885AA7">
      <w:pPr>
        <w:pStyle w:val="3"/>
      </w:pPr>
      <w:r>
        <w:rPr>
          <w:rFonts w:hint="eastAsia"/>
        </w:rPr>
        <w:t xml:space="preserve">10. </w:t>
      </w:r>
      <w:r w:rsidRPr="00885AA7">
        <w:t>⽣产落地检查表（⾯试可当作「经验题」素材）</w:t>
      </w:r>
    </w:p>
    <w:p w14:paraId="1858213F" w14:textId="7D087CAF" w:rsidR="00283397" w:rsidRDefault="00885AA7" w:rsidP="006D76DF">
      <w:r>
        <w:rPr>
          <w:noProof/>
        </w:rPr>
        <w:drawing>
          <wp:inline distT="0" distB="0" distL="0" distR="0" wp14:anchorId="49A44268" wp14:editId="362F25FC">
            <wp:extent cx="5274310" cy="2703195"/>
            <wp:effectExtent l="0" t="0" r="2540" b="1905"/>
            <wp:docPr id="39147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7424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C191" w14:textId="23C82CD0" w:rsidR="00283397" w:rsidRDefault="002505C5" w:rsidP="002505C5">
      <w:pPr>
        <w:pStyle w:val="3"/>
      </w:pPr>
      <w:r>
        <w:rPr>
          <w:rFonts w:hint="eastAsia"/>
        </w:rPr>
        <w:t xml:space="preserve">11. </w:t>
      </w:r>
      <w:r w:rsidRPr="002505C5">
        <w:t>⽣产环境记忆系统最容易出的事故是什么？怎么防？</w:t>
      </w:r>
    </w:p>
    <w:p w14:paraId="44EEB856" w14:textId="77777777" w:rsidR="002505C5" w:rsidRDefault="002505C5" w:rsidP="006D76DF">
      <w:r w:rsidRPr="002505C5">
        <w:t>**A：**最常⻅是 租户隔离失败 与 把敏感数据写⼊⻓期记忆未加密。</w:t>
      </w:r>
    </w:p>
    <w:p w14:paraId="7330487F" w14:textId="0D6709C6" w:rsidR="00885AA7" w:rsidRDefault="002505C5" w:rsidP="006D76DF">
      <w:r w:rsidRPr="002505C5">
        <w:t>防护：强制租户过滤的集成 测试、检索审计⽇志、敏感字段检测、密钥与 PII 脱敏、最⼩权限访问向量库。 **追问应对：**补充 红队测试（诱导模型保存恶意指令）</w:t>
      </w:r>
    </w:p>
    <w:p w14:paraId="050E8A95" w14:textId="7F108767" w:rsidR="00885AA7" w:rsidRDefault="005D6A16" w:rsidP="005D6A16">
      <w:pPr>
        <w:pStyle w:val="2"/>
        <w:rPr>
          <w:rFonts w:hint="eastAsia"/>
        </w:rPr>
      </w:pPr>
      <w:r>
        <w:rPr>
          <w:rFonts w:hint="eastAsia"/>
        </w:rPr>
        <w:t>综合题</w:t>
      </w:r>
    </w:p>
    <w:p w14:paraId="12AE972D" w14:textId="77777777" w:rsidR="005D6A16" w:rsidRDefault="005D6A16" w:rsidP="005D6A16">
      <w:pPr>
        <w:pStyle w:val="3"/>
      </w:pPr>
      <w:r>
        <w:rPr>
          <w:rFonts w:hint="eastAsia"/>
        </w:rPr>
        <w:t xml:space="preserve">1. </w:t>
      </w:r>
      <w:r w:rsidRPr="005D6A16">
        <w:t xml:space="preserve">记忆和 Tool Use 的边界是什么？ </w:t>
      </w:r>
    </w:p>
    <w:p w14:paraId="1ADA78D2" w14:textId="77777777" w:rsidR="005D6A16" w:rsidRDefault="005D6A16" w:rsidP="006D76DF">
      <w:r w:rsidRPr="005D6A16">
        <w:t xml:space="preserve">**A：**⼯具解决「当下获取外部世界状态」；记忆解决「跨时间保留与回忆」。边界：实时动态数据应⼯具查；稳定偏好与历史事件应记忆存。 </w:t>
      </w:r>
    </w:p>
    <w:p w14:paraId="70702B1B" w14:textId="77777777" w:rsidR="005D6A16" w:rsidRDefault="005D6A16" w:rsidP="006D76DF">
      <w:r w:rsidRPr="005D6A16">
        <w:t>**追问应对：**若问「库存算哪边？」——答：实时库存⾛⼯具；「⽤户常买类⽬」可⾛记忆或画 像。</w:t>
      </w:r>
    </w:p>
    <w:p w14:paraId="5D5BE26D" w14:textId="77777777" w:rsidR="005D6A16" w:rsidRDefault="005D6A16" w:rsidP="006D76DF">
      <w:r w:rsidRPr="005D6A16">
        <w:rPr>
          <w:rStyle w:val="30"/>
        </w:rPr>
        <w:t xml:space="preserve">2. </w:t>
      </w:r>
      <w:r w:rsidRPr="005D6A16">
        <w:rPr>
          <w:rStyle w:val="30"/>
        </w:rPr>
        <w:t>如何评测记忆系统好坏？</w:t>
      </w:r>
      <w:r w:rsidRPr="005D6A16">
        <w:t xml:space="preserve"> </w:t>
      </w:r>
    </w:p>
    <w:p w14:paraId="0A0F269B" w14:textId="0248BBF0" w:rsidR="005D6A16" w:rsidRDefault="005D6A16" w:rsidP="006D76DF">
      <w:r w:rsidRPr="005D6A16">
        <w:t>离线：召回率/精确率（给定标注 relevant memories）、摘要⼀致性、冲突率。</w:t>
      </w:r>
    </w:p>
    <w:p w14:paraId="3817367A" w14:textId="77777777" w:rsidR="005D6A16" w:rsidRDefault="005D6A16" w:rsidP="006D76DF">
      <w:r w:rsidRPr="005D6A16">
        <w:t xml:space="preserve">在线：任 务成功率、⽤户纠正次数、成本与延迟。 </w:t>
      </w:r>
    </w:p>
    <w:p w14:paraId="0797A3D6" w14:textId="77777777" w:rsidR="005D6A16" w:rsidRDefault="005D6A16" w:rsidP="006D76DF">
      <w:r w:rsidRPr="005D6A16">
        <w:lastRenderedPageBreak/>
        <w:t>**追问应对：**补充 ⼈⼯抽检 与 bad case 归因（检索错 vs 摘要错 vs 写⼊错）。</w:t>
      </w:r>
    </w:p>
    <w:p w14:paraId="239B5D6F" w14:textId="0661673D" w:rsidR="005D6A16" w:rsidRDefault="005D6A16" w:rsidP="005D6A16">
      <w:pPr>
        <w:pStyle w:val="3"/>
      </w:pPr>
      <w:r>
        <w:rPr>
          <w:rFonts w:hint="eastAsia"/>
        </w:rPr>
        <w:t xml:space="preserve">3. </w:t>
      </w:r>
      <w:r w:rsidRPr="005D6A16">
        <w:t>未来记忆系统趋势你怎么看待？</w:t>
      </w:r>
    </w:p>
    <w:p w14:paraId="295AF79D" w14:textId="77777777" w:rsidR="002E3D2F" w:rsidRDefault="005D6A16" w:rsidP="006D76DF">
      <w:r w:rsidRPr="005D6A16">
        <w:t xml:space="preserve"> **A：**更强调 分层 + 可学习检索 + ⽤户可控；合规与可删除性成为默认需求；与 世界模型/仿 真 结合⽤于更强规划（开放题，⾔之成理即可）。 </w:t>
      </w:r>
    </w:p>
    <w:p w14:paraId="000B2D4C" w14:textId="77777777" w:rsidR="002E3D2F" w:rsidRDefault="002E3D2F" w:rsidP="002E3D2F">
      <w:pPr>
        <w:pStyle w:val="3"/>
      </w:pPr>
      <w:r>
        <w:rPr>
          <w:rFonts w:hint="eastAsia"/>
        </w:rPr>
        <w:t xml:space="preserve">4. </w:t>
      </w:r>
      <w:r w:rsidR="005D6A16" w:rsidRPr="005D6A16">
        <w:t xml:space="preserve">Embedding 模型升级后旧向量怎么办？ </w:t>
      </w:r>
    </w:p>
    <w:p w14:paraId="2E273EB7" w14:textId="77777777" w:rsidR="003C5B4F" w:rsidRDefault="005D6A16" w:rsidP="006D76DF">
      <w:r w:rsidRPr="005D6A16">
        <w:t xml:space="preserve">**A：**旧向量与新型不在同⼀空间，不可混⽐。做法：双写期（新旧模型并⾏写）、离线全量重 嵌⼊、检索时标明 embedding_model_version ，查询与库版本⼀致。 </w:t>
      </w:r>
    </w:p>
    <w:p w14:paraId="05006FF5" w14:textId="655EDE7F" w:rsidR="003C5B4F" w:rsidRDefault="003C5B4F" w:rsidP="003C5B4F">
      <w:pPr>
        <w:pStyle w:val="3"/>
      </w:pPr>
      <w:r>
        <w:rPr>
          <w:rFonts w:hint="eastAsia"/>
        </w:rPr>
        <w:t xml:space="preserve">5. </w:t>
      </w:r>
      <w:r w:rsidR="005D6A16" w:rsidRPr="005D6A16">
        <w:t>多 Agent 共享记忆要注意什么？</w:t>
      </w:r>
    </w:p>
    <w:p w14:paraId="51797068" w14:textId="03EF0E33" w:rsidR="00885AA7" w:rsidRDefault="005D6A16" w:rsidP="006D76DF">
      <w:r w:rsidRPr="005D6A16">
        <w:t xml:space="preserve"> **A：**区分 共享语义知识（可读多 Agent）与 私有⼯作记忆（单 Agent）；写权限要审计；避免 ⼀个 Agent 写⼊污染全局记忆——可⽤ 命名空间、审批流、置信度⻔槛。</w:t>
      </w:r>
    </w:p>
    <w:p w14:paraId="5D83025B" w14:textId="42701A94" w:rsidR="00885AA7" w:rsidRDefault="009844A0" w:rsidP="009844A0">
      <w:pPr>
        <w:pStyle w:val="2"/>
      </w:pPr>
      <w:r w:rsidRPr="009844A0">
        <w:t>多智能体系统（ Multi-Agent Systems ）</w:t>
      </w:r>
    </w:p>
    <w:p w14:paraId="0433CB3D" w14:textId="17E0646B" w:rsidR="00885AA7" w:rsidRDefault="000B2B9A" w:rsidP="006D76DF">
      <w:r>
        <w:rPr>
          <w:noProof/>
        </w:rPr>
        <w:drawing>
          <wp:inline distT="0" distB="0" distL="0" distR="0" wp14:anchorId="16790855" wp14:editId="7E769337">
            <wp:extent cx="5274310" cy="638810"/>
            <wp:effectExtent l="0" t="0" r="2540" b="8890"/>
            <wp:docPr id="1215654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4024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47CF" w14:textId="26F72659" w:rsidR="00885AA7" w:rsidRDefault="000B2B9A" w:rsidP="000B2B9A">
      <w:pPr>
        <w:pStyle w:val="2"/>
        <w:rPr>
          <w:rFonts w:hint="eastAsia"/>
        </w:rPr>
      </w:pPr>
      <w:r w:rsidRPr="000B2B9A">
        <w:t>为什么需要多智能体</w:t>
      </w:r>
    </w:p>
    <w:p w14:paraId="24BE058D" w14:textId="5F141645" w:rsidR="00283397" w:rsidRDefault="000B2B9A" w:rsidP="000B2B9A">
      <w:r>
        <w:rPr>
          <w:noProof/>
        </w:rPr>
        <w:drawing>
          <wp:inline distT="0" distB="0" distL="0" distR="0" wp14:anchorId="20A73055" wp14:editId="19D72FFD">
            <wp:extent cx="5274310" cy="1217295"/>
            <wp:effectExtent l="0" t="0" r="2540" b="1905"/>
            <wp:docPr id="52003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38398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DE59" w14:textId="1BF917F2" w:rsidR="00283397" w:rsidRDefault="000B2B9A" w:rsidP="000B2B9A">
      <w:pPr>
        <w:pStyle w:val="3"/>
      </w:pPr>
      <w:r>
        <w:rPr>
          <w:rFonts w:hint="eastAsia"/>
        </w:rPr>
        <w:lastRenderedPageBreak/>
        <w:t xml:space="preserve">1. </w:t>
      </w:r>
      <w:r w:rsidRPr="000B2B9A">
        <w:t>单 Agent 的常⻅瓶颈</w:t>
      </w:r>
    </w:p>
    <w:p w14:paraId="164666E2" w14:textId="5172E848" w:rsidR="00283397" w:rsidRDefault="000B2B9A" w:rsidP="006D76DF">
      <w:r>
        <w:rPr>
          <w:noProof/>
        </w:rPr>
        <w:drawing>
          <wp:inline distT="0" distB="0" distL="0" distR="0" wp14:anchorId="4045F3F0" wp14:editId="5A9143BC">
            <wp:extent cx="5274310" cy="2795270"/>
            <wp:effectExtent l="0" t="0" r="2540" b="5080"/>
            <wp:docPr id="139885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911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43C8" w14:textId="70D08E77" w:rsidR="000B2B9A" w:rsidRDefault="005B685C" w:rsidP="005B685C">
      <w:pPr>
        <w:pStyle w:val="3"/>
      </w:pPr>
      <w:r>
        <w:rPr>
          <w:rFonts w:hint="eastAsia"/>
        </w:rPr>
        <w:t xml:space="preserve">2. </w:t>
      </w:r>
      <w:r w:rsidRPr="005B685C">
        <w:t>多 Agent 的优势</w:t>
      </w:r>
    </w:p>
    <w:p w14:paraId="60EE0A72" w14:textId="212E201E" w:rsidR="000B2B9A" w:rsidRDefault="005B685C" w:rsidP="006D76DF">
      <w:r>
        <w:rPr>
          <w:noProof/>
        </w:rPr>
        <w:drawing>
          <wp:inline distT="0" distB="0" distL="0" distR="0" wp14:anchorId="0192DFF1" wp14:editId="66E45E7E">
            <wp:extent cx="5274310" cy="1351280"/>
            <wp:effectExtent l="0" t="0" r="2540" b="1270"/>
            <wp:docPr id="33701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197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10D5" w14:textId="517E2D0E" w:rsidR="000B2B9A" w:rsidRDefault="005B685C" w:rsidP="005B685C">
      <w:pPr>
        <w:pStyle w:val="3"/>
      </w:pPr>
      <w:r>
        <w:rPr>
          <w:rFonts w:hint="eastAsia"/>
        </w:rPr>
        <w:t xml:space="preserve">3. </w:t>
      </w:r>
      <w:r w:rsidRPr="005B685C">
        <w:t>单 Agent 和多 Agent 的本质区别是什么？什么时候该上多 Agent？</w:t>
      </w:r>
    </w:p>
    <w:p w14:paraId="4B7EE80B" w14:textId="77777777" w:rsidR="005B685C" w:rsidRDefault="005B685C" w:rsidP="006D76DF">
      <w:r w:rsidRPr="005B685C">
        <w:t>**A：**本质区别不在「调⼏次模型」，⽽在 是否显式建模⻆⾊、通信与治理。单 Agent 适合：任 务边界清晰、⼯具少、强实时、成本极度敏感的场景。多 Agent 适合：任务可分解、需要不同专 业视⻆、需要并⾏、需要权限隔离（例如代码执⾏与对外发布分离）、需要可观测的分阶段产出 的 场景。</w:t>
      </w:r>
    </w:p>
    <w:p w14:paraId="7BC61DFF" w14:textId="23B4005E" w:rsidR="000B2B9A" w:rsidRDefault="005B685C" w:rsidP="006D76DF">
      <w:r w:rsidRPr="005B685C">
        <w:t xml:space="preserve"> **追问应对：**若问「多 Agent 会不会更贵？」—— 答：通常 Token 与调⽤次数上升，但若通过 ⼩模型⼦任务 + ⼤模型仲裁、并⾏缩短时间、减少⽆效重试，总成本未必更⾼，需要按业务度 量。</w:t>
      </w:r>
    </w:p>
    <w:p w14:paraId="179D6C21" w14:textId="77777777" w:rsidR="005B685C" w:rsidRDefault="005B685C" w:rsidP="005B685C">
      <w:pPr>
        <w:pStyle w:val="3"/>
      </w:pPr>
      <w:r>
        <w:rPr>
          <w:rFonts w:hint="eastAsia"/>
        </w:rPr>
        <w:t xml:space="preserve">4. </w:t>
      </w:r>
      <w:r w:rsidRPr="005B685C">
        <w:t xml:space="preserve">什么是「注意⼒漂移」？多 Agent 如何缓解？ </w:t>
      </w:r>
    </w:p>
    <w:p w14:paraId="3186680A" w14:textId="77777777" w:rsidR="006B6F89" w:rsidRDefault="005B685C" w:rsidP="006D76DF">
      <w:r w:rsidRPr="005B685C">
        <w:t>**A：**注意⼒漂移指模型在⻓上下⽂或多⽬标提示下，对关键约束的关注度下降，导</w:t>
      </w:r>
      <w:r w:rsidRPr="005B685C">
        <w:lastRenderedPageBreak/>
        <w:t>致输出偏离 要求。</w:t>
      </w:r>
    </w:p>
    <w:p w14:paraId="46CF45A3" w14:textId="77777777" w:rsidR="006B6F89" w:rsidRDefault="005B685C" w:rsidP="006D76DF">
      <w:r w:rsidRPr="005B685C">
        <w:t xml:space="preserve">多 Agent 缓解⽅式包括：拆分⼦⽬标使每个⼦上下⽂更短；专职⻆⾊减少单提示中的⽬标 数量；中间结果结构化（JSON/状态机）减少⾃然语⾔堆砌。 </w:t>
      </w:r>
    </w:p>
    <w:p w14:paraId="2A8AFAD2" w14:textId="0C5227D8" w:rsidR="000B2B9A" w:rsidRDefault="005B685C" w:rsidP="006D76DF">
      <w:pPr>
        <w:rPr>
          <w:rFonts w:hint="eastAsia"/>
        </w:rPr>
      </w:pPr>
      <w:r w:rsidRPr="005B685C">
        <w:t>**追问应对：**若问「不⽤多 Agent 怎么缓解？」—— 答：摘要、检索注⼊关键句、约束前置、 链式调⽤ with 校验器 等。</w:t>
      </w:r>
    </w:p>
    <w:p w14:paraId="4F75CE31" w14:textId="77777777" w:rsidR="000D36FD" w:rsidRDefault="000D36FD" w:rsidP="000D36FD">
      <w:pPr>
        <w:pStyle w:val="3"/>
      </w:pPr>
      <w:r>
        <w:rPr>
          <w:rFonts w:hint="eastAsia"/>
        </w:rPr>
        <w:t xml:space="preserve">5. </w:t>
      </w:r>
      <w:r w:rsidRPr="000D36FD">
        <w:t xml:space="preserve">多 Agent 的「容错」具体怎么体现？ </w:t>
      </w:r>
    </w:p>
    <w:p w14:paraId="57652678" w14:textId="77777777" w:rsidR="00416EFC" w:rsidRDefault="000D36FD" w:rsidP="006D76DF">
      <w:r w:rsidRPr="000D36FD">
        <w:t xml:space="preserve">**A：**体现为 失败隔离 + 可替换性：例如审查 Agent 发现实现 Agent 的代码不合规，可打回重 写⽽不污染主对话；执⾏ Agent 沙箱崩溃可只重启该步骤。⼯程上常配合 重试、指数退避、断路 器、降级模板。 </w:t>
      </w:r>
    </w:p>
    <w:p w14:paraId="7721ABAC" w14:textId="75FBC944" w:rsidR="00283397" w:rsidRDefault="000D36FD" w:rsidP="006D76DF">
      <w:r w:rsidRPr="000D36FD">
        <w:t>**追问应对：**若问「会不会互相甩锅？」—— 答：会，所以需要 明确终⽌条件、主席/仲裁机 制、可观测⽇志（⻅第 5、9 节）。</w:t>
      </w:r>
    </w:p>
    <w:p w14:paraId="33C81D41" w14:textId="787B58A3" w:rsidR="00283397" w:rsidRDefault="00416EFC" w:rsidP="00416EFC">
      <w:pPr>
        <w:pStyle w:val="2"/>
      </w:pPr>
      <w:r w:rsidRPr="00416EFC">
        <w:t>三⼤协作模式</w:t>
      </w:r>
    </w:p>
    <w:p w14:paraId="3089D26D" w14:textId="77777777" w:rsidR="00416EFC" w:rsidRDefault="00416EFC" w:rsidP="006D76DF"/>
    <w:p w14:paraId="5184AB4B" w14:textId="77777777" w:rsidR="00416EFC" w:rsidRDefault="00416EFC" w:rsidP="006D76DF"/>
    <w:p w14:paraId="0FBD6EFE" w14:textId="77777777" w:rsidR="00416EFC" w:rsidRDefault="00416EFC" w:rsidP="006D76DF"/>
    <w:p w14:paraId="50242DE6" w14:textId="77777777" w:rsidR="00416EFC" w:rsidRDefault="00416EFC" w:rsidP="006D76DF"/>
    <w:p w14:paraId="39A18BF2" w14:textId="77777777" w:rsidR="00416EFC" w:rsidRDefault="00416EFC" w:rsidP="006D76DF"/>
    <w:p w14:paraId="7D5A3A14" w14:textId="77777777" w:rsidR="00416EFC" w:rsidRDefault="00416EFC" w:rsidP="006D76DF"/>
    <w:p w14:paraId="1BB499E6" w14:textId="77777777" w:rsidR="00416EFC" w:rsidRDefault="00416EFC" w:rsidP="006D76DF"/>
    <w:p w14:paraId="3A844B5C" w14:textId="77777777" w:rsidR="00416EFC" w:rsidRDefault="00416EFC" w:rsidP="006D76DF"/>
    <w:p w14:paraId="7A73332A" w14:textId="77777777" w:rsidR="00416EFC" w:rsidRDefault="00416EFC" w:rsidP="006D76DF"/>
    <w:p w14:paraId="0A34F1D6" w14:textId="77777777" w:rsidR="00416EFC" w:rsidRDefault="00416EFC" w:rsidP="006D76DF"/>
    <w:p w14:paraId="062F35E0" w14:textId="77777777" w:rsidR="00416EFC" w:rsidRDefault="00416EFC" w:rsidP="006D76DF"/>
    <w:p w14:paraId="1A17A46E" w14:textId="77777777" w:rsidR="00416EFC" w:rsidRDefault="00416EFC" w:rsidP="006D76DF">
      <w:pPr>
        <w:rPr>
          <w:rFonts w:hint="eastAsia"/>
        </w:rPr>
      </w:pPr>
    </w:p>
    <w:p w14:paraId="534DCA72" w14:textId="77777777" w:rsidR="00283397" w:rsidRDefault="00283397" w:rsidP="006D76DF"/>
    <w:p w14:paraId="716CAA61" w14:textId="77777777" w:rsidR="00283397" w:rsidRDefault="00283397" w:rsidP="006D76DF"/>
    <w:p w14:paraId="268A73C5" w14:textId="77777777" w:rsidR="00283397" w:rsidRDefault="00283397" w:rsidP="006D76DF"/>
    <w:p w14:paraId="08254D41" w14:textId="77777777" w:rsidR="00283397" w:rsidRDefault="00283397" w:rsidP="006D76DF"/>
    <w:p w14:paraId="27B59653" w14:textId="77777777" w:rsidR="00283397" w:rsidRDefault="00283397" w:rsidP="006D76DF">
      <w:pPr>
        <w:rPr>
          <w:rFonts w:hint="eastAsia"/>
        </w:rPr>
      </w:pPr>
    </w:p>
    <w:p w14:paraId="4A54F8DD" w14:textId="77777777" w:rsidR="006D76DF" w:rsidRDefault="006D76DF" w:rsidP="006D76DF">
      <w:pPr>
        <w:rPr>
          <w:rFonts w:hint="eastAsia"/>
        </w:rPr>
      </w:pPr>
    </w:p>
    <w:p w14:paraId="7D411B83" w14:textId="77777777" w:rsidR="006D76DF" w:rsidRDefault="006D76DF" w:rsidP="006D76DF">
      <w:pPr>
        <w:rPr>
          <w:rFonts w:hint="eastAsia"/>
        </w:rPr>
      </w:pPr>
    </w:p>
    <w:p w14:paraId="5AA2DCCE" w14:textId="77777777" w:rsidR="006D76DF" w:rsidRDefault="006D76DF" w:rsidP="006D76DF">
      <w:pPr>
        <w:rPr>
          <w:rFonts w:hint="eastAsia"/>
        </w:rPr>
      </w:pPr>
    </w:p>
    <w:p w14:paraId="414FE9E4" w14:textId="77777777" w:rsidR="006D76DF" w:rsidDel="006D76DF" w:rsidRDefault="006D76DF" w:rsidP="006D76DF">
      <w:pPr>
        <w:rPr>
          <w:del w:id="104" w:author="王宸 苏" w:date="2026-08-19T17:58:00Z" w16du:dateUtc="2026-08-19T09:58:00Z"/>
          <w:rFonts w:hint="eastAsia"/>
        </w:rPr>
      </w:pPr>
    </w:p>
    <w:p w14:paraId="7B62C11B" w14:textId="77777777" w:rsidR="00A719BF" w:rsidRDefault="00A719BF" w:rsidP="00C51CED">
      <w:pPr>
        <w:rPr>
          <w:rFonts w:hint="eastAsia"/>
        </w:rPr>
      </w:pPr>
    </w:p>
    <w:p w14:paraId="553780CF" w14:textId="77777777" w:rsidR="00A719BF" w:rsidRDefault="00A719BF" w:rsidP="00C51CED">
      <w:pPr>
        <w:rPr>
          <w:rFonts w:hint="eastAsia"/>
        </w:rPr>
      </w:pPr>
    </w:p>
    <w:p w14:paraId="12D36F49" w14:textId="77777777" w:rsidR="004803FE" w:rsidRDefault="004803FE" w:rsidP="00C51CED">
      <w:pPr>
        <w:rPr>
          <w:rFonts w:hint="eastAsia"/>
        </w:rPr>
      </w:pPr>
    </w:p>
    <w:p w14:paraId="25AE74CC" w14:textId="77777777" w:rsidR="004803FE" w:rsidRDefault="004803FE" w:rsidP="00C51CED">
      <w:pPr>
        <w:rPr>
          <w:rFonts w:hint="eastAsia"/>
        </w:rPr>
      </w:pPr>
    </w:p>
    <w:p w14:paraId="53D32FDF" w14:textId="77777777" w:rsidR="004803FE" w:rsidRDefault="004803FE" w:rsidP="00C51CED">
      <w:pPr>
        <w:rPr>
          <w:rFonts w:hint="eastAsia"/>
        </w:rPr>
      </w:pPr>
    </w:p>
    <w:p w14:paraId="24189D8F" w14:textId="77777777" w:rsidR="004803FE" w:rsidRDefault="004803FE" w:rsidP="00C51CED">
      <w:pPr>
        <w:rPr>
          <w:rFonts w:hint="eastAsia"/>
        </w:rPr>
      </w:pPr>
    </w:p>
    <w:p w14:paraId="31C179F0" w14:textId="77777777" w:rsidR="004803FE" w:rsidRDefault="004803FE" w:rsidP="00C51CED">
      <w:pPr>
        <w:rPr>
          <w:rFonts w:hint="eastAsia"/>
        </w:rPr>
      </w:pPr>
    </w:p>
    <w:p w14:paraId="6729E1F1" w14:textId="77777777" w:rsidR="004803FE" w:rsidRDefault="004803FE" w:rsidP="00C51CED">
      <w:pPr>
        <w:rPr>
          <w:rFonts w:hint="eastAsia"/>
        </w:rPr>
      </w:pPr>
    </w:p>
    <w:p w14:paraId="0AC1EFAD" w14:textId="77777777" w:rsidR="004803FE" w:rsidRDefault="004803FE" w:rsidP="00C51CED">
      <w:pPr>
        <w:rPr>
          <w:rFonts w:hint="eastAsia"/>
        </w:rPr>
      </w:pPr>
    </w:p>
    <w:p w14:paraId="24E98534" w14:textId="77777777" w:rsidR="004803FE" w:rsidRDefault="004803FE" w:rsidP="00C51CED">
      <w:pPr>
        <w:rPr>
          <w:rFonts w:hint="eastAsia"/>
        </w:rPr>
      </w:pPr>
    </w:p>
    <w:p w14:paraId="1F6E19E7" w14:textId="77777777" w:rsidR="004803FE" w:rsidRDefault="004803FE" w:rsidP="00C51CED">
      <w:pPr>
        <w:rPr>
          <w:rFonts w:hint="eastAsia"/>
        </w:rPr>
      </w:pPr>
    </w:p>
    <w:p w14:paraId="1E94FE3A" w14:textId="77777777" w:rsidR="004803FE" w:rsidRDefault="004803FE" w:rsidP="00C51CED">
      <w:pPr>
        <w:rPr>
          <w:rFonts w:hint="eastAsia"/>
        </w:rPr>
      </w:pPr>
    </w:p>
    <w:p w14:paraId="266B2A10" w14:textId="77777777" w:rsidR="004803FE" w:rsidRPr="0090189A" w:rsidRDefault="004803FE" w:rsidP="00C51CED">
      <w:pPr>
        <w:rPr>
          <w:rFonts w:hint="eastAsia"/>
        </w:rPr>
      </w:pPr>
    </w:p>
    <w:sectPr w:rsidR="004803FE" w:rsidRPr="00901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593B" w14:textId="77777777" w:rsidR="008C3F81" w:rsidRDefault="008C3F81" w:rsidP="00AA54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2ED749" w14:textId="77777777" w:rsidR="008C3F81" w:rsidRDefault="008C3F81" w:rsidP="00AA54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38980" w14:textId="77777777" w:rsidR="008C3F81" w:rsidRDefault="008C3F81" w:rsidP="00AA54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4FFF62" w14:textId="77777777" w:rsidR="008C3F81" w:rsidRDefault="008C3F81" w:rsidP="00AA54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5AF"/>
    <w:multiLevelType w:val="multilevel"/>
    <w:tmpl w:val="F64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B15"/>
    <w:multiLevelType w:val="multilevel"/>
    <w:tmpl w:val="31A4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824CD"/>
    <w:multiLevelType w:val="multilevel"/>
    <w:tmpl w:val="27A8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B7EB4"/>
    <w:multiLevelType w:val="multilevel"/>
    <w:tmpl w:val="4A3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52CB3"/>
    <w:multiLevelType w:val="multilevel"/>
    <w:tmpl w:val="200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75279"/>
    <w:multiLevelType w:val="multilevel"/>
    <w:tmpl w:val="4A9C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917394">
    <w:abstractNumId w:val="4"/>
  </w:num>
  <w:num w:numId="2" w16cid:durableId="1679427973">
    <w:abstractNumId w:val="0"/>
  </w:num>
  <w:num w:numId="3" w16cid:durableId="1657682039">
    <w:abstractNumId w:val="1"/>
  </w:num>
  <w:num w:numId="4" w16cid:durableId="851602377">
    <w:abstractNumId w:val="2"/>
  </w:num>
  <w:num w:numId="5" w16cid:durableId="2062096868">
    <w:abstractNumId w:val="5"/>
  </w:num>
  <w:num w:numId="6" w16cid:durableId="10077113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王宸 苏">
    <w15:presenceInfo w15:providerId="Windows Live" w15:userId="ab647b675fbebc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8F"/>
    <w:rsid w:val="000175C5"/>
    <w:rsid w:val="00017E94"/>
    <w:rsid w:val="00022072"/>
    <w:rsid w:val="00023FC7"/>
    <w:rsid w:val="0002606E"/>
    <w:rsid w:val="00060669"/>
    <w:rsid w:val="00086D47"/>
    <w:rsid w:val="0009156C"/>
    <w:rsid w:val="000B2B9A"/>
    <w:rsid w:val="000B42BB"/>
    <w:rsid w:val="000B50D3"/>
    <w:rsid w:val="000B6675"/>
    <w:rsid w:val="000D36FD"/>
    <w:rsid w:val="001004E6"/>
    <w:rsid w:val="001011DA"/>
    <w:rsid w:val="00101F76"/>
    <w:rsid w:val="00111209"/>
    <w:rsid w:val="001212FD"/>
    <w:rsid w:val="00125BF7"/>
    <w:rsid w:val="0012694F"/>
    <w:rsid w:val="00132F8D"/>
    <w:rsid w:val="00136AE1"/>
    <w:rsid w:val="00142B52"/>
    <w:rsid w:val="00144978"/>
    <w:rsid w:val="00145028"/>
    <w:rsid w:val="0015037E"/>
    <w:rsid w:val="00161945"/>
    <w:rsid w:val="001757C6"/>
    <w:rsid w:val="001A2F16"/>
    <w:rsid w:val="001A370A"/>
    <w:rsid w:val="001A4BE4"/>
    <w:rsid w:val="001D48D0"/>
    <w:rsid w:val="001D70FA"/>
    <w:rsid w:val="001D7CD2"/>
    <w:rsid w:val="001E771D"/>
    <w:rsid w:val="002020B4"/>
    <w:rsid w:val="00236199"/>
    <w:rsid w:val="002438C8"/>
    <w:rsid w:val="002505C5"/>
    <w:rsid w:val="002561F0"/>
    <w:rsid w:val="00261E5B"/>
    <w:rsid w:val="002628D5"/>
    <w:rsid w:val="0026718D"/>
    <w:rsid w:val="00283397"/>
    <w:rsid w:val="00283A73"/>
    <w:rsid w:val="002A0BAA"/>
    <w:rsid w:val="002A24F7"/>
    <w:rsid w:val="002A288F"/>
    <w:rsid w:val="002B6D24"/>
    <w:rsid w:val="002B77FF"/>
    <w:rsid w:val="002D45A1"/>
    <w:rsid w:val="002E361E"/>
    <w:rsid w:val="002E3D2F"/>
    <w:rsid w:val="002E603A"/>
    <w:rsid w:val="002F47CC"/>
    <w:rsid w:val="003053F2"/>
    <w:rsid w:val="003125AF"/>
    <w:rsid w:val="00326CF5"/>
    <w:rsid w:val="003308E0"/>
    <w:rsid w:val="00340DCF"/>
    <w:rsid w:val="00363593"/>
    <w:rsid w:val="00363E4B"/>
    <w:rsid w:val="00367338"/>
    <w:rsid w:val="00394EEF"/>
    <w:rsid w:val="003B41EA"/>
    <w:rsid w:val="003B7640"/>
    <w:rsid w:val="003C08C8"/>
    <w:rsid w:val="003C4050"/>
    <w:rsid w:val="003C4BF7"/>
    <w:rsid w:val="003C5B4F"/>
    <w:rsid w:val="003D40F2"/>
    <w:rsid w:val="00407989"/>
    <w:rsid w:val="00416EFC"/>
    <w:rsid w:val="0042053C"/>
    <w:rsid w:val="00435EC8"/>
    <w:rsid w:val="0044606C"/>
    <w:rsid w:val="00461900"/>
    <w:rsid w:val="00471F7C"/>
    <w:rsid w:val="00472954"/>
    <w:rsid w:val="004803FE"/>
    <w:rsid w:val="00481E93"/>
    <w:rsid w:val="00494B99"/>
    <w:rsid w:val="004A29C4"/>
    <w:rsid w:val="004B085C"/>
    <w:rsid w:val="004B7890"/>
    <w:rsid w:val="005063E5"/>
    <w:rsid w:val="00510281"/>
    <w:rsid w:val="00562B8F"/>
    <w:rsid w:val="00575359"/>
    <w:rsid w:val="00586F82"/>
    <w:rsid w:val="00587223"/>
    <w:rsid w:val="00592A0B"/>
    <w:rsid w:val="005A525E"/>
    <w:rsid w:val="005B3BEC"/>
    <w:rsid w:val="005B4F7F"/>
    <w:rsid w:val="005B5183"/>
    <w:rsid w:val="005B685C"/>
    <w:rsid w:val="005C1784"/>
    <w:rsid w:val="005D6A16"/>
    <w:rsid w:val="005E2DBA"/>
    <w:rsid w:val="005E64A2"/>
    <w:rsid w:val="005F53E2"/>
    <w:rsid w:val="006065D1"/>
    <w:rsid w:val="00636B84"/>
    <w:rsid w:val="0064126E"/>
    <w:rsid w:val="00643266"/>
    <w:rsid w:val="0064512A"/>
    <w:rsid w:val="00650557"/>
    <w:rsid w:val="00654C31"/>
    <w:rsid w:val="006714FF"/>
    <w:rsid w:val="00683FCC"/>
    <w:rsid w:val="00697E02"/>
    <w:rsid w:val="006A06D5"/>
    <w:rsid w:val="006B0A3E"/>
    <w:rsid w:val="006B6F89"/>
    <w:rsid w:val="006C4F01"/>
    <w:rsid w:val="006C613E"/>
    <w:rsid w:val="006D17FC"/>
    <w:rsid w:val="006D76DF"/>
    <w:rsid w:val="007031E9"/>
    <w:rsid w:val="00711A52"/>
    <w:rsid w:val="0072005F"/>
    <w:rsid w:val="00755F3F"/>
    <w:rsid w:val="00756860"/>
    <w:rsid w:val="00767BA1"/>
    <w:rsid w:val="00773232"/>
    <w:rsid w:val="007732C0"/>
    <w:rsid w:val="00777A65"/>
    <w:rsid w:val="00793DD4"/>
    <w:rsid w:val="007B6E5B"/>
    <w:rsid w:val="007D3C81"/>
    <w:rsid w:val="007D4BAD"/>
    <w:rsid w:val="007E03BB"/>
    <w:rsid w:val="008179A4"/>
    <w:rsid w:val="008374FE"/>
    <w:rsid w:val="00837FA9"/>
    <w:rsid w:val="0085206A"/>
    <w:rsid w:val="0088202D"/>
    <w:rsid w:val="00885AA7"/>
    <w:rsid w:val="0089251C"/>
    <w:rsid w:val="008928D7"/>
    <w:rsid w:val="008C3F81"/>
    <w:rsid w:val="008E4F78"/>
    <w:rsid w:val="0090189A"/>
    <w:rsid w:val="009039B8"/>
    <w:rsid w:val="009056FA"/>
    <w:rsid w:val="00906F8A"/>
    <w:rsid w:val="0091075E"/>
    <w:rsid w:val="00914602"/>
    <w:rsid w:val="0092441E"/>
    <w:rsid w:val="00926DC3"/>
    <w:rsid w:val="00931DF0"/>
    <w:rsid w:val="00984104"/>
    <w:rsid w:val="009844A0"/>
    <w:rsid w:val="00985061"/>
    <w:rsid w:val="009B022F"/>
    <w:rsid w:val="009B5481"/>
    <w:rsid w:val="009B6C30"/>
    <w:rsid w:val="009E0891"/>
    <w:rsid w:val="009E2C94"/>
    <w:rsid w:val="009F734E"/>
    <w:rsid w:val="00A00779"/>
    <w:rsid w:val="00A0359B"/>
    <w:rsid w:val="00A100C1"/>
    <w:rsid w:val="00A20016"/>
    <w:rsid w:val="00A27B91"/>
    <w:rsid w:val="00A33CDD"/>
    <w:rsid w:val="00A47BF0"/>
    <w:rsid w:val="00A520CD"/>
    <w:rsid w:val="00A63350"/>
    <w:rsid w:val="00A64501"/>
    <w:rsid w:val="00A6693B"/>
    <w:rsid w:val="00A719BF"/>
    <w:rsid w:val="00A727B9"/>
    <w:rsid w:val="00A75001"/>
    <w:rsid w:val="00A752DE"/>
    <w:rsid w:val="00A8053F"/>
    <w:rsid w:val="00A87ADC"/>
    <w:rsid w:val="00A9437F"/>
    <w:rsid w:val="00AA0968"/>
    <w:rsid w:val="00AA1DD2"/>
    <w:rsid w:val="00AA48AD"/>
    <w:rsid w:val="00AA543D"/>
    <w:rsid w:val="00AB32A1"/>
    <w:rsid w:val="00AB3713"/>
    <w:rsid w:val="00AC1950"/>
    <w:rsid w:val="00AC4B72"/>
    <w:rsid w:val="00AD2057"/>
    <w:rsid w:val="00AF5555"/>
    <w:rsid w:val="00B008B6"/>
    <w:rsid w:val="00B233EF"/>
    <w:rsid w:val="00B24988"/>
    <w:rsid w:val="00B26390"/>
    <w:rsid w:val="00B33B9B"/>
    <w:rsid w:val="00B34039"/>
    <w:rsid w:val="00B35D23"/>
    <w:rsid w:val="00B44C21"/>
    <w:rsid w:val="00B51AC4"/>
    <w:rsid w:val="00B62182"/>
    <w:rsid w:val="00BB2444"/>
    <w:rsid w:val="00BB586E"/>
    <w:rsid w:val="00BC3AA4"/>
    <w:rsid w:val="00BE1C9A"/>
    <w:rsid w:val="00BE55B2"/>
    <w:rsid w:val="00C0278C"/>
    <w:rsid w:val="00C17C68"/>
    <w:rsid w:val="00C21313"/>
    <w:rsid w:val="00C324A7"/>
    <w:rsid w:val="00C34ED2"/>
    <w:rsid w:val="00C41382"/>
    <w:rsid w:val="00C43DCD"/>
    <w:rsid w:val="00C50744"/>
    <w:rsid w:val="00C51CED"/>
    <w:rsid w:val="00C535BE"/>
    <w:rsid w:val="00C55CFF"/>
    <w:rsid w:val="00C62D88"/>
    <w:rsid w:val="00C66987"/>
    <w:rsid w:val="00C702EB"/>
    <w:rsid w:val="00C71EFB"/>
    <w:rsid w:val="00C733C5"/>
    <w:rsid w:val="00C73414"/>
    <w:rsid w:val="00CB69E0"/>
    <w:rsid w:val="00CC0518"/>
    <w:rsid w:val="00CC7C80"/>
    <w:rsid w:val="00CD1563"/>
    <w:rsid w:val="00CD6EAC"/>
    <w:rsid w:val="00CE1DD3"/>
    <w:rsid w:val="00CE7559"/>
    <w:rsid w:val="00CF147C"/>
    <w:rsid w:val="00D15CD8"/>
    <w:rsid w:val="00D20A2C"/>
    <w:rsid w:val="00D21B9A"/>
    <w:rsid w:val="00D36264"/>
    <w:rsid w:val="00D37F4D"/>
    <w:rsid w:val="00D44F69"/>
    <w:rsid w:val="00D63880"/>
    <w:rsid w:val="00D66098"/>
    <w:rsid w:val="00D718DC"/>
    <w:rsid w:val="00D95EC2"/>
    <w:rsid w:val="00D96F62"/>
    <w:rsid w:val="00DA409F"/>
    <w:rsid w:val="00DA7A2C"/>
    <w:rsid w:val="00DC3DC2"/>
    <w:rsid w:val="00DF3CA2"/>
    <w:rsid w:val="00DF5BE3"/>
    <w:rsid w:val="00E029F5"/>
    <w:rsid w:val="00E03BB2"/>
    <w:rsid w:val="00E232F3"/>
    <w:rsid w:val="00E26C44"/>
    <w:rsid w:val="00E3364C"/>
    <w:rsid w:val="00E33CEF"/>
    <w:rsid w:val="00E4465F"/>
    <w:rsid w:val="00E5173A"/>
    <w:rsid w:val="00E553E5"/>
    <w:rsid w:val="00E5793F"/>
    <w:rsid w:val="00E72726"/>
    <w:rsid w:val="00E73A63"/>
    <w:rsid w:val="00E86727"/>
    <w:rsid w:val="00E901D0"/>
    <w:rsid w:val="00E93073"/>
    <w:rsid w:val="00EB0BE2"/>
    <w:rsid w:val="00EB4236"/>
    <w:rsid w:val="00EB431F"/>
    <w:rsid w:val="00EB7FFD"/>
    <w:rsid w:val="00EC331E"/>
    <w:rsid w:val="00EC6404"/>
    <w:rsid w:val="00EE2613"/>
    <w:rsid w:val="00EF26B0"/>
    <w:rsid w:val="00F039AE"/>
    <w:rsid w:val="00F07AA7"/>
    <w:rsid w:val="00F24AE1"/>
    <w:rsid w:val="00F25748"/>
    <w:rsid w:val="00F2777D"/>
    <w:rsid w:val="00F52239"/>
    <w:rsid w:val="00F604E7"/>
    <w:rsid w:val="00F7752D"/>
    <w:rsid w:val="00F90CED"/>
    <w:rsid w:val="00F96246"/>
    <w:rsid w:val="00FB117E"/>
    <w:rsid w:val="00FC0D83"/>
    <w:rsid w:val="00FC3BDF"/>
    <w:rsid w:val="00FE163B"/>
    <w:rsid w:val="00F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4EEA7"/>
  <w15:chartTrackingRefBased/>
  <w15:docId w15:val="{C4166866-068A-4DB1-B378-33C5525B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8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A2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8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8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8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8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8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8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8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A2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A2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8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8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8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8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8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8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8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8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8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8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8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8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8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54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54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54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543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8202D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8202D"/>
  </w:style>
  <w:style w:type="paragraph" w:styleId="TOC3">
    <w:name w:val="toc 3"/>
    <w:basedOn w:val="a"/>
    <w:next w:val="a"/>
    <w:autoRedefine/>
    <w:uiPriority w:val="39"/>
    <w:unhideWhenUsed/>
    <w:rsid w:val="0088202D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88202D"/>
    <w:pPr>
      <w:ind w:leftChars="200" w:left="420"/>
    </w:pPr>
  </w:style>
  <w:style w:type="character" w:styleId="af2">
    <w:name w:val="Hyperlink"/>
    <w:basedOn w:val="a0"/>
    <w:uiPriority w:val="99"/>
    <w:unhideWhenUsed/>
    <w:rsid w:val="0088202D"/>
    <w:rPr>
      <w:color w:val="467886" w:themeColor="hyperlink"/>
      <w:u w:val="single"/>
    </w:rPr>
  </w:style>
  <w:style w:type="paragraph" w:styleId="af3">
    <w:name w:val="Revision"/>
    <w:hidden/>
    <w:uiPriority w:val="99"/>
    <w:semiHidden/>
    <w:rsid w:val="0064512A"/>
    <w:pPr>
      <w:spacing w:after="0" w:line="240" w:lineRule="auto"/>
    </w:pPr>
  </w:style>
  <w:style w:type="paragraph" w:styleId="TOC4">
    <w:name w:val="toc 4"/>
    <w:basedOn w:val="a"/>
    <w:next w:val="a"/>
    <w:autoRedefine/>
    <w:uiPriority w:val="39"/>
    <w:unhideWhenUsed/>
    <w:rsid w:val="00145028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145028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145028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145028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145028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145028"/>
    <w:pPr>
      <w:ind w:leftChars="1600" w:left="3360"/>
    </w:pPr>
  </w:style>
  <w:style w:type="character" w:styleId="af4">
    <w:name w:val="Unresolved Mention"/>
    <w:basedOn w:val="a0"/>
    <w:uiPriority w:val="99"/>
    <w:semiHidden/>
    <w:unhideWhenUsed/>
    <w:rsid w:val="00145028"/>
    <w:rPr>
      <w:color w:val="605E5C"/>
      <w:shd w:val="clear" w:color="auto" w:fill="E1DFDD"/>
    </w:rPr>
  </w:style>
  <w:style w:type="paragraph" w:customStyle="1" w:styleId="ng-star-inserted">
    <w:name w:val="ng-star-inserted"/>
    <w:basedOn w:val="a"/>
    <w:rsid w:val="00283397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ng-star-inserted1">
    <w:name w:val="ng-star-inserted1"/>
    <w:basedOn w:val="a0"/>
    <w:rsid w:val="00283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microsoft.com/office/2011/relationships/people" Target="people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3AE82-540F-4364-BA02-38CC52DC3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2334</TotalTime>
  <Pages>83</Pages>
  <Words>16000</Words>
  <Characters>20480</Characters>
  <Application>Microsoft Office Word</Application>
  <DocSecurity>0</DocSecurity>
  <Lines>1077</Lines>
  <Paragraphs>1105</Paragraphs>
  <ScaleCrop>false</ScaleCrop>
  <Company/>
  <LinksUpToDate>false</LinksUpToDate>
  <CharactersWithSpaces>35375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王宸 苏</dc:creator>
  <cp:keywords/>
  <dc:description/>
  <cp:lastModifiedBy>王宸 苏</cp:lastModifiedBy>
  <cp:revision>5</cp:revision>
  <dcterms:created xsi:type="dcterms:W3CDTF">2026-08-16T10:25:00Z</dcterms:created>
  <dcterms:modified xsi:type="dcterms:W3CDTF">2026-08-20T08:43:00Z</dcterms:modified>
</cp:coreProperties>
</file>